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t>
                </w:r>
                <w:proofErr w:type="spellStart"/>
                <w:r>
                  <w:rPr>
                    <w:color w:val="4F81BD" w:themeColor="accent1"/>
                  </w:rPr>
                  <w:t>Waltenspül</w:t>
                </w:r>
                <w:proofErr w:type="spellEnd"/>
                <w:r>
                  <w:rPr>
                    <w:color w:val="4F81BD" w:themeColor="accent1"/>
                  </w:rPr>
                  <w:t xml:space="preserve">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8243B1">
                  <w:rPr>
                    <w:noProof/>
                    <w:color w:val="4F81BD" w:themeColor="accent1"/>
                  </w:rPr>
                  <w:t>15.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F34996"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687459">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687459"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198245"/>
      <w:bookmarkStart w:id="1" w:name="_Toc293150264"/>
      <w:r>
        <w:lastRenderedPageBreak/>
        <w:t>Dokumentinformationen</w:t>
      </w:r>
      <w:bookmarkEnd w:id="0"/>
      <w:bookmarkEnd w:id="1"/>
    </w:p>
    <w:p w14:paraId="264B7ECF" w14:textId="77777777" w:rsidR="00B038C9" w:rsidRDefault="00E711E0" w:rsidP="00B038C9">
      <w:pPr>
        <w:pStyle w:val="berschrift2"/>
      </w:pPr>
      <w:bookmarkStart w:id="2" w:name="_Toc293198246"/>
      <w:bookmarkStart w:id="3" w:name="_Toc293150265"/>
      <w:r>
        <w:t>Änderungsgeschichte</w:t>
      </w:r>
      <w:bookmarkEnd w:id="2"/>
      <w:bookmarkEnd w:id="3"/>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4" w:name="_Toc293198247" w:displacedByCustomXml="next"/>
    <w:bookmarkStart w:id="5" w:name="_Toc293150266"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5"/>
          <w:bookmarkEnd w:id="4"/>
        </w:p>
        <w:p w14:paraId="15E2F8E8" w14:textId="77777777" w:rsidR="00EA6CF0"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198245" w:history="1">
            <w:r w:rsidR="00EA6CF0" w:rsidRPr="00667BAD">
              <w:rPr>
                <w:rStyle w:val="Hyperlink"/>
                <w:noProof/>
              </w:rPr>
              <w:t>1</w:t>
            </w:r>
            <w:r w:rsidR="00EA6CF0">
              <w:rPr>
                <w:b w:val="0"/>
                <w:noProof/>
                <w:sz w:val="22"/>
                <w:szCs w:val="22"/>
                <w:lang w:eastAsia="de-CH"/>
              </w:rPr>
              <w:tab/>
            </w:r>
            <w:r w:rsidR="00EA6CF0" w:rsidRPr="00667BAD">
              <w:rPr>
                <w:rStyle w:val="Hyperlink"/>
                <w:noProof/>
              </w:rPr>
              <w:t>Dokumentinformationen</w:t>
            </w:r>
            <w:r w:rsidR="00EA6CF0">
              <w:rPr>
                <w:noProof/>
                <w:webHidden/>
              </w:rPr>
              <w:tab/>
            </w:r>
            <w:r w:rsidR="00EA6CF0">
              <w:rPr>
                <w:noProof/>
                <w:webHidden/>
              </w:rPr>
              <w:fldChar w:fldCharType="begin"/>
            </w:r>
            <w:r w:rsidR="00EA6CF0">
              <w:rPr>
                <w:noProof/>
                <w:webHidden/>
              </w:rPr>
              <w:instrText xml:space="preserve"> PAGEREF _Toc293198245 \h </w:instrText>
            </w:r>
            <w:r w:rsidR="00EA6CF0">
              <w:rPr>
                <w:noProof/>
                <w:webHidden/>
              </w:rPr>
            </w:r>
            <w:r w:rsidR="00EA6CF0">
              <w:rPr>
                <w:noProof/>
                <w:webHidden/>
              </w:rPr>
              <w:fldChar w:fldCharType="separate"/>
            </w:r>
            <w:r w:rsidR="00687459">
              <w:rPr>
                <w:noProof/>
                <w:webHidden/>
              </w:rPr>
              <w:t>1</w:t>
            </w:r>
            <w:r w:rsidR="00EA6CF0">
              <w:rPr>
                <w:noProof/>
                <w:webHidden/>
              </w:rPr>
              <w:fldChar w:fldCharType="end"/>
            </w:r>
          </w:hyperlink>
        </w:p>
        <w:p w14:paraId="3F73ACAE" w14:textId="77777777" w:rsidR="00EA6CF0" w:rsidRDefault="00F34996">
          <w:pPr>
            <w:pStyle w:val="Verzeichnis2"/>
            <w:tabs>
              <w:tab w:val="left" w:pos="880"/>
              <w:tab w:val="right" w:leader="dot" w:pos="9062"/>
            </w:tabs>
            <w:rPr>
              <w:noProof/>
              <w:sz w:val="22"/>
              <w:szCs w:val="22"/>
              <w:lang w:eastAsia="de-CH"/>
            </w:rPr>
          </w:pPr>
          <w:hyperlink w:anchor="_Toc293198246" w:history="1">
            <w:r w:rsidR="00EA6CF0" w:rsidRPr="00667BAD">
              <w:rPr>
                <w:rStyle w:val="Hyperlink"/>
                <w:noProof/>
              </w:rPr>
              <w:t>1.1</w:t>
            </w:r>
            <w:r w:rsidR="00EA6CF0">
              <w:rPr>
                <w:noProof/>
                <w:sz w:val="22"/>
                <w:szCs w:val="22"/>
                <w:lang w:eastAsia="de-CH"/>
              </w:rPr>
              <w:tab/>
            </w:r>
            <w:r w:rsidR="00EA6CF0" w:rsidRPr="00667BAD">
              <w:rPr>
                <w:rStyle w:val="Hyperlink"/>
                <w:noProof/>
              </w:rPr>
              <w:t>Änderungsgeschichte</w:t>
            </w:r>
            <w:r w:rsidR="00EA6CF0">
              <w:rPr>
                <w:noProof/>
                <w:webHidden/>
              </w:rPr>
              <w:tab/>
            </w:r>
            <w:r w:rsidR="00EA6CF0">
              <w:rPr>
                <w:noProof/>
                <w:webHidden/>
              </w:rPr>
              <w:fldChar w:fldCharType="begin"/>
            </w:r>
            <w:r w:rsidR="00EA6CF0">
              <w:rPr>
                <w:noProof/>
                <w:webHidden/>
              </w:rPr>
              <w:instrText xml:space="preserve"> PAGEREF _Toc293198246 \h </w:instrText>
            </w:r>
            <w:r w:rsidR="00EA6CF0">
              <w:rPr>
                <w:noProof/>
                <w:webHidden/>
              </w:rPr>
            </w:r>
            <w:r w:rsidR="00EA6CF0">
              <w:rPr>
                <w:noProof/>
                <w:webHidden/>
              </w:rPr>
              <w:fldChar w:fldCharType="separate"/>
            </w:r>
            <w:r w:rsidR="00687459">
              <w:rPr>
                <w:noProof/>
                <w:webHidden/>
              </w:rPr>
              <w:t>1</w:t>
            </w:r>
            <w:r w:rsidR="00EA6CF0">
              <w:rPr>
                <w:noProof/>
                <w:webHidden/>
              </w:rPr>
              <w:fldChar w:fldCharType="end"/>
            </w:r>
          </w:hyperlink>
        </w:p>
        <w:p w14:paraId="53B4653A" w14:textId="77777777" w:rsidR="00EA6CF0" w:rsidRDefault="00F34996">
          <w:pPr>
            <w:pStyle w:val="Verzeichnis2"/>
            <w:tabs>
              <w:tab w:val="left" w:pos="880"/>
              <w:tab w:val="right" w:leader="dot" w:pos="9062"/>
            </w:tabs>
            <w:rPr>
              <w:noProof/>
              <w:sz w:val="22"/>
              <w:szCs w:val="22"/>
              <w:lang w:eastAsia="de-CH"/>
            </w:rPr>
          </w:pPr>
          <w:hyperlink w:anchor="_Toc293198247" w:history="1">
            <w:r w:rsidR="00EA6CF0" w:rsidRPr="00667BAD">
              <w:rPr>
                <w:rStyle w:val="Hyperlink"/>
                <w:noProof/>
              </w:rPr>
              <w:t>1.2</w:t>
            </w:r>
            <w:r w:rsidR="00EA6CF0">
              <w:rPr>
                <w:noProof/>
                <w:sz w:val="22"/>
                <w:szCs w:val="22"/>
                <w:lang w:eastAsia="de-CH"/>
              </w:rPr>
              <w:tab/>
            </w:r>
            <w:r w:rsidR="00EA6CF0" w:rsidRPr="00667BAD">
              <w:rPr>
                <w:rStyle w:val="Hyperlink"/>
                <w:noProof/>
              </w:rPr>
              <w:t>Inhaltsverzeichnis</w:t>
            </w:r>
            <w:r w:rsidR="00EA6CF0">
              <w:rPr>
                <w:noProof/>
                <w:webHidden/>
              </w:rPr>
              <w:tab/>
            </w:r>
            <w:r w:rsidR="00EA6CF0">
              <w:rPr>
                <w:noProof/>
                <w:webHidden/>
              </w:rPr>
              <w:fldChar w:fldCharType="begin"/>
            </w:r>
            <w:r w:rsidR="00EA6CF0">
              <w:rPr>
                <w:noProof/>
                <w:webHidden/>
              </w:rPr>
              <w:instrText xml:space="preserve"> PAGEREF _Toc293198247 \h </w:instrText>
            </w:r>
            <w:r w:rsidR="00EA6CF0">
              <w:rPr>
                <w:noProof/>
                <w:webHidden/>
              </w:rPr>
            </w:r>
            <w:r w:rsidR="00EA6CF0">
              <w:rPr>
                <w:noProof/>
                <w:webHidden/>
              </w:rPr>
              <w:fldChar w:fldCharType="separate"/>
            </w:r>
            <w:r w:rsidR="00687459">
              <w:rPr>
                <w:noProof/>
                <w:webHidden/>
              </w:rPr>
              <w:t>1</w:t>
            </w:r>
            <w:r w:rsidR="00EA6CF0">
              <w:rPr>
                <w:noProof/>
                <w:webHidden/>
              </w:rPr>
              <w:fldChar w:fldCharType="end"/>
            </w:r>
          </w:hyperlink>
        </w:p>
        <w:p w14:paraId="4A9C4FFD" w14:textId="77777777" w:rsidR="00EA6CF0" w:rsidRDefault="00F34996">
          <w:pPr>
            <w:pStyle w:val="Verzeichnis2"/>
            <w:tabs>
              <w:tab w:val="left" w:pos="880"/>
              <w:tab w:val="right" w:leader="dot" w:pos="9062"/>
            </w:tabs>
            <w:rPr>
              <w:noProof/>
              <w:sz w:val="22"/>
              <w:szCs w:val="22"/>
              <w:lang w:eastAsia="de-CH"/>
            </w:rPr>
          </w:pPr>
          <w:hyperlink w:anchor="_Toc293198248" w:history="1">
            <w:r w:rsidR="00EA6CF0" w:rsidRPr="00667BAD">
              <w:rPr>
                <w:rStyle w:val="Hyperlink"/>
                <w:noProof/>
              </w:rPr>
              <w:t>1.3</w:t>
            </w:r>
            <w:r w:rsidR="00EA6CF0">
              <w:rPr>
                <w:noProof/>
                <w:sz w:val="22"/>
                <w:szCs w:val="22"/>
                <w:lang w:eastAsia="de-CH"/>
              </w:rPr>
              <w:tab/>
            </w:r>
            <w:r w:rsidR="00EA6CF0" w:rsidRPr="00667BAD">
              <w:rPr>
                <w:rStyle w:val="Hyperlink"/>
                <w:noProof/>
              </w:rPr>
              <w:t>Abbildungsverzeichnis</w:t>
            </w:r>
            <w:r w:rsidR="00EA6CF0">
              <w:rPr>
                <w:noProof/>
                <w:webHidden/>
              </w:rPr>
              <w:tab/>
            </w:r>
            <w:r w:rsidR="00EA6CF0">
              <w:rPr>
                <w:noProof/>
                <w:webHidden/>
              </w:rPr>
              <w:fldChar w:fldCharType="begin"/>
            </w:r>
            <w:r w:rsidR="00EA6CF0">
              <w:rPr>
                <w:noProof/>
                <w:webHidden/>
              </w:rPr>
              <w:instrText xml:space="preserve"> PAGEREF _Toc293198248 \h </w:instrText>
            </w:r>
            <w:r w:rsidR="00EA6CF0">
              <w:rPr>
                <w:noProof/>
                <w:webHidden/>
              </w:rPr>
            </w:r>
            <w:r w:rsidR="00EA6CF0">
              <w:rPr>
                <w:noProof/>
                <w:webHidden/>
              </w:rPr>
              <w:fldChar w:fldCharType="separate"/>
            </w:r>
            <w:r w:rsidR="00687459">
              <w:rPr>
                <w:noProof/>
                <w:webHidden/>
              </w:rPr>
              <w:t>4</w:t>
            </w:r>
            <w:r w:rsidR="00EA6CF0">
              <w:rPr>
                <w:noProof/>
                <w:webHidden/>
              </w:rPr>
              <w:fldChar w:fldCharType="end"/>
            </w:r>
          </w:hyperlink>
        </w:p>
        <w:p w14:paraId="69B588A8" w14:textId="77777777" w:rsidR="00EA6CF0" w:rsidRDefault="00F34996">
          <w:pPr>
            <w:pStyle w:val="Verzeichnis1"/>
            <w:tabs>
              <w:tab w:val="left" w:pos="440"/>
              <w:tab w:val="right" w:leader="dot" w:pos="9062"/>
            </w:tabs>
            <w:rPr>
              <w:b w:val="0"/>
              <w:noProof/>
              <w:sz w:val="22"/>
              <w:szCs w:val="22"/>
              <w:lang w:eastAsia="de-CH"/>
            </w:rPr>
          </w:pPr>
          <w:hyperlink w:anchor="_Toc293198249" w:history="1">
            <w:r w:rsidR="00EA6CF0" w:rsidRPr="00667BAD">
              <w:rPr>
                <w:rStyle w:val="Hyperlink"/>
                <w:noProof/>
              </w:rPr>
              <w:t>2</w:t>
            </w:r>
            <w:r w:rsidR="00EA6CF0">
              <w:rPr>
                <w:b w:val="0"/>
                <w:noProof/>
                <w:sz w:val="22"/>
                <w:szCs w:val="22"/>
                <w:lang w:eastAsia="de-CH"/>
              </w:rPr>
              <w:tab/>
            </w:r>
            <w:r w:rsidR="00EA6CF0" w:rsidRPr="00667BAD">
              <w:rPr>
                <w:rStyle w:val="Hyperlink"/>
                <w:noProof/>
              </w:rPr>
              <w:t>Einführung</w:t>
            </w:r>
            <w:r w:rsidR="00EA6CF0">
              <w:rPr>
                <w:noProof/>
                <w:webHidden/>
              </w:rPr>
              <w:tab/>
            </w:r>
            <w:r w:rsidR="00EA6CF0">
              <w:rPr>
                <w:noProof/>
                <w:webHidden/>
              </w:rPr>
              <w:fldChar w:fldCharType="begin"/>
            </w:r>
            <w:r w:rsidR="00EA6CF0">
              <w:rPr>
                <w:noProof/>
                <w:webHidden/>
              </w:rPr>
              <w:instrText xml:space="preserve"> PAGEREF _Toc293198249 \h </w:instrText>
            </w:r>
            <w:r w:rsidR="00EA6CF0">
              <w:rPr>
                <w:noProof/>
                <w:webHidden/>
              </w:rPr>
            </w:r>
            <w:r w:rsidR="00EA6CF0">
              <w:rPr>
                <w:noProof/>
                <w:webHidden/>
              </w:rPr>
              <w:fldChar w:fldCharType="separate"/>
            </w:r>
            <w:r w:rsidR="00687459">
              <w:rPr>
                <w:noProof/>
                <w:webHidden/>
              </w:rPr>
              <w:t>5</w:t>
            </w:r>
            <w:r w:rsidR="00EA6CF0">
              <w:rPr>
                <w:noProof/>
                <w:webHidden/>
              </w:rPr>
              <w:fldChar w:fldCharType="end"/>
            </w:r>
          </w:hyperlink>
        </w:p>
        <w:p w14:paraId="74487683" w14:textId="77777777" w:rsidR="00EA6CF0" w:rsidRDefault="00F34996">
          <w:pPr>
            <w:pStyle w:val="Verzeichnis2"/>
            <w:tabs>
              <w:tab w:val="left" w:pos="880"/>
              <w:tab w:val="right" w:leader="dot" w:pos="9062"/>
            </w:tabs>
            <w:rPr>
              <w:noProof/>
              <w:sz w:val="22"/>
              <w:szCs w:val="22"/>
              <w:lang w:eastAsia="de-CH"/>
            </w:rPr>
          </w:pPr>
          <w:hyperlink w:anchor="_Toc293198250" w:history="1">
            <w:r w:rsidR="00EA6CF0" w:rsidRPr="00667BAD">
              <w:rPr>
                <w:rStyle w:val="Hyperlink"/>
                <w:noProof/>
              </w:rPr>
              <w:t>2.1</w:t>
            </w:r>
            <w:r w:rsidR="00EA6CF0">
              <w:rPr>
                <w:noProof/>
                <w:sz w:val="22"/>
                <w:szCs w:val="22"/>
                <w:lang w:eastAsia="de-CH"/>
              </w:rPr>
              <w:tab/>
            </w:r>
            <w:r w:rsidR="00EA6CF0" w:rsidRPr="00667BAD">
              <w:rPr>
                <w:rStyle w:val="Hyperlink"/>
                <w:noProof/>
              </w:rPr>
              <w:t>Zweck</w:t>
            </w:r>
            <w:r w:rsidR="00EA6CF0">
              <w:rPr>
                <w:noProof/>
                <w:webHidden/>
              </w:rPr>
              <w:tab/>
            </w:r>
            <w:r w:rsidR="00EA6CF0">
              <w:rPr>
                <w:noProof/>
                <w:webHidden/>
              </w:rPr>
              <w:fldChar w:fldCharType="begin"/>
            </w:r>
            <w:r w:rsidR="00EA6CF0">
              <w:rPr>
                <w:noProof/>
                <w:webHidden/>
              </w:rPr>
              <w:instrText xml:space="preserve"> PAGEREF _Toc293198250 \h </w:instrText>
            </w:r>
            <w:r w:rsidR="00EA6CF0">
              <w:rPr>
                <w:noProof/>
                <w:webHidden/>
              </w:rPr>
            </w:r>
            <w:r w:rsidR="00EA6CF0">
              <w:rPr>
                <w:noProof/>
                <w:webHidden/>
              </w:rPr>
              <w:fldChar w:fldCharType="separate"/>
            </w:r>
            <w:r w:rsidR="00687459">
              <w:rPr>
                <w:noProof/>
                <w:webHidden/>
              </w:rPr>
              <w:t>5</w:t>
            </w:r>
            <w:r w:rsidR="00EA6CF0">
              <w:rPr>
                <w:noProof/>
                <w:webHidden/>
              </w:rPr>
              <w:fldChar w:fldCharType="end"/>
            </w:r>
          </w:hyperlink>
        </w:p>
        <w:p w14:paraId="1AF7657F" w14:textId="77777777" w:rsidR="00EA6CF0" w:rsidRDefault="00F34996">
          <w:pPr>
            <w:pStyle w:val="Verzeichnis2"/>
            <w:tabs>
              <w:tab w:val="left" w:pos="880"/>
              <w:tab w:val="right" w:leader="dot" w:pos="9062"/>
            </w:tabs>
            <w:rPr>
              <w:noProof/>
              <w:sz w:val="22"/>
              <w:szCs w:val="22"/>
              <w:lang w:eastAsia="de-CH"/>
            </w:rPr>
          </w:pPr>
          <w:hyperlink w:anchor="_Toc293198251" w:history="1">
            <w:r w:rsidR="00EA6CF0" w:rsidRPr="00667BAD">
              <w:rPr>
                <w:rStyle w:val="Hyperlink"/>
                <w:noProof/>
              </w:rPr>
              <w:t>2.2</w:t>
            </w:r>
            <w:r w:rsidR="00EA6CF0">
              <w:rPr>
                <w:noProof/>
                <w:sz w:val="22"/>
                <w:szCs w:val="22"/>
                <w:lang w:eastAsia="de-CH"/>
              </w:rPr>
              <w:tab/>
            </w:r>
            <w:r w:rsidR="00EA6CF0" w:rsidRPr="00667BAD">
              <w:rPr>
                <w:rStyle w:val="Hyperlink"/>
                <w:noProof/>
              </w:rPr>
              <w:t>Gültigkeitsbereich</w:t>
            </w:r>
            <w:r w:rsidR="00EA6CF0">
              <w:rPr>
                <w:noProof/>
                <w:webHidden/>
              </w:rPr>
              <w:tab/>
            </w:r>
            <w:r w:rsidR="00EA6CF0">
              <w:rPr>
                <w:noProof/>
                <w:webHidden/>
              </w:rPr>
              <w:fldChar w:fldCharType="begin"/>
            </w:r>
            <w:r w:rsidR="00EA6CF0">
              <w:rPr>
                <w:noProof/>
                <w:webHidden/>
              </w:rPr>
              <w:instrText xml:space="preserve"> PAGEREF _Toc293198251 \h </w:instrText>
            </w:r>
            <w:r w:rsidR="00EA6CF0">
              <w:rPr>
                <w:noProof/>
                <w:webHidden/>
              </w:rPr>
            </w:r>
            <w:r w:rsidR="00EA6CF0">
              <w:rPr>
                <w:noProof/>
                <w:webHidden/>
              </w:rPr>
              <w:fldChar w:fldCharType="separate"/>
            </w:r>
            <w:r w:rsidR="00687459">
              <w:rPr>
                <w:noProof/>
                <w:webHidden/>
              </w:rPr>
              <w:t>5</w:t>
            </w:r>
            <w:r w:rsidR="00EA6CF0">
              <w:rPr>
                <w:noProof/>
                <w:webHidden/>
              </w:rPr>
              <w:fldChar w:fldCharType="end"/>
            </w:r>
          </w:hyperlink>
        </w:p>
        <w:p w14:paraId="1FFD6DD0" w14:textId="77777777" w:rsidR="00EA6CF0" w:rsidRDefault="00F34996">
          <w:pPr>
            <w:pStyle w:val="Verzeichnis2"/>
            <w:tabs>
              <w:tab w:val="left" w:pos="880"/>
              <w:tab w:val="right" w:leader="dot" w:pos="9062"/>
            </w:tabs>
            <w:rPr>
              <w:noProof/>
              <w:sz w:val="22"/>
              <w:szCs w:val="22"/>
              <w:lang w:eastAsia="de-CH"/>
            </w:rPr>
          </w:pPr>
          <w:hyperlink w:anchor="_Toc293198252" w:history="1">
            <w:r w:rsidR="00EA6CF0" w:rsidRPr="00667BAD">
              <w:rPr>
                <w:rStyle w:val="Hyperlink"/>
                <w:noProof/>
              </w:rPr>
              <w:t>2.3</w:t>
            </w:r>
            <w:r w:rsidR="00EA6CF0">
              <w:rPr>
                <w:noProof/>
                <w:sz w:val="22"/>
                <w:szCs w:val="22"/>
                <w:lang w:eastAsia="de-CH"/>
              </w:rPr>
              <w:tab/>
            </w:r>
            <w:r w:rsidR="00EA6CF0" w:rsidRPr="00667BAD">
              <w:rPr>
                <w:rStyle w:val="Hyperlink"/>
                <w:noProof/>
              </w:rPr>
              <w:t>Definitionen und Abkürzungen</w:t>
            </w:r>
            <w:r w:rsidR="00EA6CF0">
              <w:rPr>
                <w:noProof/>
                <w:webHidden/>
              </w:rPr>
              <w:tab/>
            </w:r>
            <w:r w:rsidR="00EA6CF0">
              <w:rPr>
                <w:noProof/>
                <w:webHidden/>
              </w:rPr>
              <w:fldChar w:fldCharType="begin"/>
            </w:r>
            <w:r w:rsidR="00EA6CF0">
              <w:rPr>
                <w:noProof/>
                <w:webHidden/>
              </w:rPr>
              <w:instrText xml:space="preserve"> PAGEREF _Toc293198252 \h </w:instrText>
            </w:r>
            <w:r w:rsidR="00EA6CF0">
              <w:rPr>
                <w:noProof/>
                <w:webHidden/>
              </w:rPr>
            </w:r>
            <w:r w:rsidR="00EA6CF0">
              <w:rPr>
                <w:noProof/>
                <w:webHidden/>
              </w:rPr>
              <w:fldChar w:fldCharType="separate"/>
            </w:r>
            <w:r w:rsidR="00687459">
              <w:rPr>
                <w:noProof/>
                <w:webHidden/>
              </w:rPr>
              <w:t>5</w:t>
            </w:r>
            <w:r w:rsidR="00EA6CF0">
              <w:rPr>
                <w:noProof/>
                <w:webHidden/>
              </w:rPr>
              <w:fldChar w:fldCharType="end"/>
            </w:r>
          </w:hyperlink>
        </w:p>
        <w:p w14:paraId="586A92A3" w14:textId="77777777" w:rsidR="00EA6CF0" w:rsidRDefault="00F34996">
          <w:pPr>
            <w:pStyle w:val="Verzeichnis2"/>
            <w:tabs>
              <w:tab w:val="left" w:pos="880"/>
              <w:tab w:val="right" w:leader="dot" w:pos="9062"/>
            </w:tabs>
            <w:rPr>
              <w:noProof/>
              <w:sz w:val="22"/>
              <w:szCs w:val="22"/>
              <w:lang w:eastAsia="de-CH"/>
            </w:rPr>
          </w:pPr>
          <w:hyperlink w:anchor="_Toc293198253" w:history="1">
            <w:r w:rsidR="00EA6CF0" w:rsidRPr="00667BAD">
              <w:rPr>
                <w:rStyle w:val="Hyperlink"/>
                <w:noProof/>
              </w:rPr>
              <w:t>2.4</w:t>
            </w:r>
            <w:r w:rsidR="00EA6CF0">
              <w:rPr>
                <w:noProof/>
                <w:sz w:val="22"/>
                <w:szCs w:val="22"/>
                <w:lang w:eastAsia="de-CH"/>
              </w:rPr>
              <w:tab/>
            </w:r>
            <w:r w:rsidR="00EA6CF0" w:rsidRPr="00667BAD">
              <w:rPr>
                <w:rStyle w:val="Hyperlink"/>
                <w:noProof/>
              </w:rPr>
              <w:t>Referenzen</w:t>
            </w:r>
            <w:r w:rsidR="00EA6CF0">
              <w:rPr>
                <w:noProof/>
                <w:webHidden/>
              </w:rPr>
              <w:tab/>
            </w:r>
            <w:r w:rsidR="00EA6CF0">
              <w:rPr>
                <w:noProof/>
                <w:webHidden/>
              </w:rPr>
              <w:fldChar w:fldCharType="begin"/>
            </w:r>
            <w:r w:rsidR="00EA6CF0">
              <w:rPr>
                <w:noProof/>
                <w:webHidden/>
              </w:rPr>
              <w:instrText xml:space="preserve"> PAGEREF _Toc293198253 \h </w:instrText>
            </w:r>
            <w:r w:rsidR="00EA6CF0">
              <w:rPr>
                <w:noProof/>
                <w:webHidden/>
              </w:rPr>
            </w:r>
            <w:r w:rsidR="00EA6CF0">
              <w:rPr>
                <w:noProof/>
                <w:webHidden/>
              </w:rPr>
              <w:fldChar w:fldCharType="separate"/>
            </w:r>
            <w:r w:rsidR="00687459">
              <w:rPr>
                <w:noProof/>
                <w:webHidden/>
              </w:rPr>
              <w:t>5</w:t>
            </w:r>
            <w:r w:rsidR="00EA6CF0">
              <w:rPr>
                <w:noProof/>
                <w:webHidden/>
              </w:rPr>
              <w:fldChar w:fldCharType="end"/>
            </w:r>
          </w:hyperlink>
        </w:p>
        <w:p w14:paraId="0B885B66" w14:textId="77777777" w:rsidR="00EA6CF0" w:rsidRDefault="00F34996">
          <w:pPr>
            <w:pStyle w:val="Verzeichnis1"/>
            <w:tabs>
              <w:tab w:val="left" w:pos="440"/>
              <w:tab w:val="right" w:leader="dot" w:pos="9062"/>
            </w:tabs>
            <w:rPr>
              <w:b w:val="0"/>
              <w:noProof/>
              <w:sz w:val="22"/>
              <w:szCs w:val="22"/>
              <w:lang w:eastAsia="de-CH"/>
            </w:rPr>
          </w:pPr>
          <w:hyperlink w:anchor="_Toc293198254" w:history="1">
            <w:r w:rsidR="00EA6CF0" w:rsidRPr="00667BAD">
              <w:rPr>
                <w:rStyle w:val="Hyperlink"/>
                <w:noProof/>
              </w:rPr>
              <w:t>3</w:t>
            </w:r>
            <w:r w:rsidR="00EA6CF0">
              <w:rPr>
                <w:b w:val="0"/>
                <w:noProof/>
                <w:sz w:val="22"/>
                <w:szCs w:val="22"/>
                <w:lang w:eastAsia="de-CH"/>
              </w:rPr>
              <w:tab/>
            </w:r>
            <w:r w:rsidR="00EA6CF0" w:rsidRPr="00667BAD">
              <w:rPr>
                <w:rStyle w:val="Hyperlink"/>
                <w:noProof/>
              </w:rPr>
              <w:t>Software Architektur</w:t>
            </w:r>
            <w:r w:rsidR="00EA6CF0">
              <w:rPr>
                <w:noProof/>
                <w:webHidden/>
              </w:rPr>
              <w:tab/>
            </w:r>
            <w:r w:rsidR="00EA6CF0">
              <w:rPr>
                <w:noProof/>
                <w:webHidden/>
              </w:rPr>
              <w:fldChar w:fldCharType="begin"/>
            </w:r>
            <w:r w:rsidR="00EA6CF0">
              <w:rPr>
                <w:noProof/>
                <w:webHidden/>
              </w:rPr>
              <w:instrText xml:space="preserve"> PAGEREF _Toc293198254 \h </w:instrText>
            </w:r>
            <w:r w:rsidR="00EA6CF0">
              <w:rPr>
                <w:noProof/>
                <w:webHidden/>
              </w:rPr>
            </w:r>
            <w:r w:rsidR="00EA6CF0">
              <w:rPr>
                <w:noProof/>
                <w:webHidden/>
              </w:rPr>
              <w:fldChar w:fldCharType="separate"/>
            </w:r>
            <w:r w:rsidR="00687459">
              <w:rPr>
                <w:noProof/>
                <w:webHidden/>
              </w:rPr>
              <w:t>6</w:t>
            </w:r>
            <w:r w:rsidR="00EA6CF0">
              <w:rPr>
                <w:noProof/>
                <w:webHidden/>
              </w:rPr>
              <w:fldChar w:fldCharType="end"/>
            </w:r>
          </w:hyperlink>
        </w:p>
        <w:p w14:paraId="092705EA" w14:textId="77777777" w:rsidR="00EA6CF0" w:rsidRDefault="00F34996">
          <w:pPr>
            <w:pStyle w:val="Verzeichnis2"/>
            <w:tabs>
              <w:tab w:val="left" w:pos="880"/>
              <w:tab w:val="right" w:leader="dot" w:pos="9062"/>
            </w:tabs>
            <w:rPr>
              <w:noProof/>
              <w:sz w:val="22"/>
              <w:szCs w:val="22"/>
              <w:lang w:eastAsia="de-CH"/>
            </w:rPr>
          </w:pPr>
          <w:hyperlink w:anchor="_Toc293198255" w:history="1">
            <w:r w:rsidR="00EA6CF0" w:rsidRPr="00667BAD">
              <w:rPr>
                <w:rStyle w:val="Hyperlink"/>
                <w:noProof/>
              </w:rPr>
              <w:t>3.1</w:t>
            </w:r>
            <w:r w:rsidR="00EA6CF0">
              <w:rPr>
                <w:noProof/>
                <w:sz w:val="22"/>
                <w:szCs w:val="22"/>
                <w:lang w:eastAsia="de-CH"/>
              </w:rPr>
              <w:tab/>
            </w:r>
            <w:r w:rsidR="00EA6CF0" w:rsidRPr="00667BAD">
              <w:rPr>
                <w:rStyle w:val="Hyperlink"/>
                <w:noProof/>
              </w:rPr>
              <w:t>Architektonische Ziele &amp; Einschränkungen</w:t>
            </w:r>
            <w:r w:rsidR="00EA6CF0">
              <w:rPr>
                <w:noProof/>
                <w:webHidden/>
              </w:rPr>
              <w:tab/>
            </w:r>
            <w:r w:rsidR="00EA6CF0">
              <w:rPr>
                <w:noProof/>
                <w:webHidden/>
              </w:rPr>
              <w:fldChar w:fldCharType="begin"/>
            </w:r>
            <w:r w:rsidR="00EA6CF0">
              <w:rPr>
                <w:noProof/>
                <w:webHidden/>
              </w:rPr>
              <w:instrText xml:space="preserve"> PAGEREF _Toc293198255 \h </w:instrText>
            </w:r>
            <w:r w:rsidR="00EA6CF0">
              <w:rPr>
                <w:noProof/>
                <w:webHidden/>
              </w:rPr>
            </w:r>
            <w:r w:rsidR="00EA6CF0">
              <w:rPr>
                <w:noProof/>
                <w:webHidden/>
              </w:rPr>
              <w:fldChar w:fldCharType="separate"/>
            </w:r>
            <w:r w:rsidR="00687459">
              <w:rPr>
                <w:noProof/>
                <w:webHidden/>
              </w:rPr>
              <w:t>6</w:t>
            </w:r>
            <w:r w:rsidR="00EA6CF0">
              <w:rPr>
                <w:noProof/>
                <w:webHidden/>
              </w:rPr>
              <w:fldChar w:fldCharType="end"/>
            </w:r>
          </w:hyperlink>
        </w:p>
        <w:p w14:paraId="391A9BC7" w14:textId="77777777" w:rsidR="00EA6CF0" w:rsidRDefault="00F34996">
          <w:pPr>
            <w:pStyle w:val="Verzeichnis3"/>
            <w:tabs>
              <w:tab w:val="left" w:pos="1100"/>
              <w:tab w:val="right" w:leader="dot" w:pos="9062"/>
            </w:tabs>
            <w:rPr>
              <w:noProof/>
              <w:sz w:val="22"/>
            </w:rPr>
          </w:pPr>
          <w:hyperlink w:anchor="_Toc293198256" w:history="1">
            <w:r w:rsidR="00EA6CF0" w:rsidRPr="00667BAD">
              <w:rPr>
                <w:rStyle w:val="Hyperlink"/>
                <w:noProof/>
              </w:rPr>
              <w:t>3.1.1</w:t>
            </w:r>
            <w:r w:rsidR="00EA6CF0">
              <w:rPr>
                <w:noProof/>
                <w:sz w:val="22"/>
              </w:rPr>
              <w:tab/>
            </w:r>
            <w:r w:rsidR="00EA6CF0" w:rsidRPr="00667BAD">
              <w:rPr>
                <w:rStyle w:val="Hyperlink"/>
                <w:noProof/>
              </w:rPr>
              <w:t>Ziele</w:t>
            </w:r>
            <w:r w:rsidR="00EA6CF0">
              <w:rPr>
                <w:noProof/>
                <w:webHidden/>
              </w:rPr>
              <w:tab/>
            </w:r>
            <w:r w:rsidR="00EA6CF0">
              <w:rPr>
                <w:noProof/>
                <w:webHidden/>
              </w:rPr>
              <w:fldChar w:fldCharType="begin"/>
            </w:r>
            <w:r w:rsidR="00EA6CF0">
              <w:rPr>
                <w:noProof/>
                <w:webHidden/>
              </w:rPr>
              <w:instrText xml:space="preserve"> PAGEREF _Toc293198256 \h </w:instrText>
            </w:r>
            <w:r w:rsidR="00EA6CF0">
              <w:rPr>
                <w:noProof/>
                <w:webHidden/>
              </w:rPr>
            </w:r>
            <w:r w:rsidR="00EA6CF0">
              <w:rPr>
                <w:noProof/>
                <w:webHidden/>
              </w:rPr>
              <w:fldChar w:fldCharType="separate"/>
            </w:r>
            <w:r w:rsidR="00687459">
              <w:rPr>
                <w:noProof/>
                <w:webHidden/>
              </w:rPr>
              <w:t>6</w:t>
            </w:r>
            <w:r w:rsidR="00EA6CF0">
              <w:rPr>
                <w:noProof/>
                <w:webHidden/>
              </w:rPr>
              <w:fldChar w:fldCharType="end"/>
            </w:r>
          </w:hyperlink>
        </w:p>
        <w:p w14:paraId="4CD6FCDB" w14:textId="77777777" w:rsidR="00EA6CF0" w:rsidRDefault="00F34996">
          <w:pPr>
            <w:pStyle w:val="Verzeichnis3"/>
            <w:tabs>
              <w:tab w:val="left" w:pos="1100"/>
              <w:tab w:val="right" w:leader="dot" w:pos="9062"/>
            </w:tabs>
            <w:rPr>
              <w:noProof/>
              <w:sz w:val="22"/>
            </w:rPr>
          </w:pPr>
          <w:hyperlink w:anchor="_Toc293198257" w:history="1">
            <w:r w:rsidR="00EA6CF0" w:rsidRPr="00667BAD">
              <w:rPr>
                <w:rStyle w:val="Hyperlink"/>
                <w:noProof/>
              </w:rPr>
              <w:t>3.1.2</w:t>
            </w:r>
            <w:r w:rsidR="00EA6CF0">
              <w:rPr>
                <w:noProof/>
                <w:sz w:val="22"/>
              </w:rPr>
              <w:tab/>
            </w:r>
            <w:r w:rsidR="00EA6CF0" w:rsidRPr="00667BAD">
              <w:rPr>
                <w:rStyle w:val="Hyperlink"/>
                <w:noProof/>
              </w:rPr>
              <w:t>Einschränkungen</w:t>
            </w:r>
            <w:r w:rsidR="00EA6CF0">
              <w:rPr>
                <w:noProof/>
                <w:webHidden/>
              </w:rPr>
              <w:tab/>
            </w:r>
            <w:r w:rsidR="00EA6CF0">
              <w:rPr>
                <w:noProof/>
                <w:webHidden/>
              </w:rPr>
              <w:fldChar w:fldCharType="begin"/>
            </w:r>
            <w:r w:rsidR="00EA6CF0">
              <w:rPr>
                <w:noProof/>
                <w:webHidden/>
              </w:rPr>
              <w:instrText xml:space="preserve"> PAGEREF _Toc293198257 \h </w:instrText>
            </w:r>
            <w:r w:rsidR="00EA6CF0">
              <w:rPr>
                <w:noProof/>
                <w:webHidden/>
              </w:rPr>
            </w:r>
            <w:r w:rsidR="00EA6CF0">
              <w:rPr>
                <w:noProof/>
                <w:webHidden/>
              </w:rPr>
              <w:fldChar w:fldCharType="separate"/>
            </w:r>
            <w:r w:rsidR="00687459">
              <w:rPr>
                <w:noProof/>
                <w:webHidden/>
              </w:rPr>
              <w:t>6</w:t>
            </w:r>
            <w:r w:rsidR="00EA6CF0">
              <w:rPr>
                <w:noProof/>
                <w:webHidden/>
              </w:rPr>
              <w:fldChar w:fldCharType="end"/>
            </w:r>
          </w:hyperlink>
        </w:p>
        <w:p w14:paraId="6EAF360C" w14:textId="77777777" w:rsidR="00EA6CF0" w:rsidRDefault="00F34996">
          <w:pPr>
            <w:pStyle w:val="Verzeichnis2"/>
            <w:tabs>
              <w:tab w:val="left" w:pos="880"/>
              <w:tab w:val="right" w:leader="dot" w:pos="9062"/>
            </w:tabs>
            <w:rPr>
              <w:noProof/>
              <w:sz w:val="22"/>
              <w:szCs w:val="22"/>
              <w:lang w:eastAsia="de-CH"/>
            </w:rPr>
          </w:pPr>
          <w:hyperlink w:anchor="_Toc293198258" w:history="1">
            <w:r w:rsidR="00EA6CF0" w:rsidRPr="00667BAD">
              <w:rPr>
                <w:rStyle w:val="Hyperlink"/>
                <w:noProof/>
              </w:rPr>
              <w:t>3.2</w:t>
            </w:r>
            <w:r w:rsidR="00EA6CF0">
              <w:rPr>
                <w:noProof/>
                <w:sz w:val="22"/>
                <w:szCs w:val="22"/>
                <w:lang w:eastAsia="de-CH"/>
              </w:rPr>
              <w:tab/>
            </w:r>
            <w:r w:rsidR="00EA6CF0" w:rsidRPr="00667BAD">
              <w:rPr>
                <w:rStyle w:val="Hyperlink"/>
                <w:noProof/>
              </w:rPr>
              <w:t>Architekturübersicht</w:t>
            </w:r>
            <w:r w:rsidR="00EA6CF0">
              <w:rPr>
                <w:noProof/>
                <w:webHidden/>
              </w:rPr>
              <w:tab/>
            </w:r>
            <w:r w:rsidR="00EA6CF0">
              <w:rPr>
                <w:noProof/>
                <w:webHidden/>
              </w:rPr>
              <w:fldChar w:fldCharType="begin"/>
            </w:r>
            <w:r w:rsidR="00EA6CF0">
              <w:rPr>
                <w:noProof/>
                <w:webHidden/>
              </w:rPr>
              <w:instrText xml:space="preserve"> PAGEREF _Toc293198258 \h </w:instrText>
            </w:r>
            <w:r w:rsidR="00EA6CF0">
              <w:rPr>
                <w:noProof/>
                <w:webHidden/>
              </w:rPr>
            </w:r>
            <w:r w:rsidR="00EA6CF0">
              <w:rPr>
                <w:noProof/>
                <w:webHidden/>
              </w:rPr>
              <w:fldChar w:fldCharType="separate"/>
            </w:r>
            <w:r w:rsidR="00687459">
              <w:rPr>
                <w:noProof/>
                <w:webHidden/>
              </w:rPr>
              <w:t>7</w:t>
            </w:r>
            <w:r w:rsidR="00EA6CF0">
              <w:rPr>
                <w:noProof/>
                <w:webHidden/>
              </w:rPr>
              <w:fldChar w:fldCharType="end"/>
            </w:r>
          </w:hyperlink>
        </w:p>
        <w:p w14:paraId="52B9580E" w14:textId="77777777" w:rsidR="00EA6CF0" w:rsidRDefault="00F34996">
          <w:pPr>
            <w:pStyle w:val="Verzeichnis2"/>
            <w:tabs>
              <w:tab w:val="left" w:pos="880"/>
              <w:tab w:val="right" w:leader="dot" w:pos="9062"/>
            </w:tabs>
            <w:rPr>
              <w:noProof/>
              <w:sz w:val="22"/>
              <w:szCs w:val="22"/>
              <w:lang w:eastAsia="de-CH"/>
            </w:rPr>
          </w:pPr>
          <w:hyperlink w:anchor="_Toc293198259" w:history="1">
            <w:r w:rsidR="00EA6CF0" w:rsidRPr="00667BAD">
              <w:rPr>
                <w:rStyle w:val="Hyperlink"/>
                <w:noProof/>
              </w:rPr>
              <w:t>3.3</w:t>
            </w:r>
            <w:r w:rsidR="00EA6CF0">
              <w:rPr>
                <w:noProof/>
                <w:sz w:val="22"/>
                <w:szCs w:val="22"/>
                <w:lang w:eastAsia="de-CH"/>
              </w:rPr>
              <w:tab/>
            </w:r>
            <w:r w:rsidR="00EA6CF0" w:rsidRPr="00667BAD">
              <w:rPr>
                <w:rStyle w:val="Hyperlink"/>
                <w:noProof/>
              </w:rPr>
              <w:t>Kernarchitektur Übertragung Zeiteintrag</w:t>
            </w:r>
            <w:r w:rsidR="00EA6CF0">
              <w:rPr>
                <w:noProof/>
                <w:webHidden/>
              </w:rPr>
              <w:tab/>
            </w:r>
            <w:r w:rsidR="00EA6CF0">
              <w:rPr>
                <w:noProof/>
                <w:webHidden/>
              </w:rPr>
              <w:fldChar w:fldCharType="begin"/>
            </w:r>
            <w:r w:rsidR="00EA6CF0">
              <w:rPr>
                <w:noProof/>
                <w:webHidden/>
              </w:rPr>
              <w:instrText xml:space="preserve"> PAGEREF _Toc293198259 \h </w:instrText>
            </w:r>
            <w:r w:rsidR="00EA6CF0">
              <w:rPr>
                <w:noProof/>
                <w:webHidden/>
              </w:rPr>
            </w:r>
            <w:r w:rsidR="00EA6CF0">
              <w:rPr>
                <w:noProof/>
                <w:webHidden/>
              </w:rPr>
              <w:fldChar w:fldCharType="separate"/>
            </w:r>
            <w:r w:rsidR="00687459">
              <w:rPr>
                <w:noProof/>
                <w:webHidden/>
              </w:rPr>
              <w:t>8</w:t>
            </w:r>
            <w:r w:rsidR="00EA6CF0">
              <w:rPr>
                <w:noProof/>
                <w:webHidden/>
              </w:rPr>
              <w:fldChar w:fldCharType="end"/>
            </w:r>
          </w:hyperlink>
        </w:p>
        <w:p w14:paraId="2B73E7EE" w14:textId="77777777" w:rsidR="00EA6CF0" w:rsidRDefault="00F34996">
          <w:pPr>
            <w:pStyle w:val="Verzeichnis3"/>
            <w:tabs>
              <w:tab w:val="left" w:pos="1100"/>
              <w:tab w:val="right" w:leader="dot" w:pos="9062"/>
            </w:tabs>
            <w:rPr>
              <w:noProof/>
              <w:sz w:val="22"/>
            </w:rPr>
          </w:pPr>
          <w:hyperlink w:anchor="_Toc293198260" w:history="1">
            <w:r w:rsidR="00EA6CF0" w:rsidRPr="00667BAD">
              <w:rPr>
                <w:rStyle w:val="Hyperlink"/>
                <w:noProof/>
              </w:rPr>
              <w:t>3.3.1</w:t>
            </w:r>
            <w:r w:rsidR="00EA6CF0">
              <w:rPr>
                <w:noProof/>
                <w:sz w:val="22"/>
              </w:rPr>
              <w:tab/>
            </w:r>
            <w:r w:rsidR="00EA6CF0" w:rsidRPr="00667BAD">
              <w:rPr>
                <w:rStyle w:val="Hyperlink"/>
                <w:noProof/>
              </w:rPr>
              <w:t>Sequenzdiagramm</w:t>
            </w:r>
            <w:r w:rsidR="00EA6CF0">
              <w:rPr>
                <w:noProof/>
                <w:webHidden/>
              </w:rPr>
              <w:tab/>
            </w:r>
            <w:r w:rsidR="00EA6CF0">
              <w:rPr>
                <w:noProof/>
                <w:webHidden/>
              </w:rPr>
              <w:fldChar w:fldCharType="begin"/>
            </w:r>
            <w:r w:rsidR="00EA6CF0">
              <w:rPr>
                <w:noProof/>
                <w:webHidden/>
              </w:rPr>
              <w:instrText xml:space="preserve"> PAGEREF _Toc293198260 \h </w:instrText>
            </w:r>
            <w:r w:rsidR="00EA6CF0">
              <w:rPr>
                <w:noProof/>
                <w:webHidden/>
              </w:rPr>
            </w:r>
            <w:r w:rsidR="00EA6CF0">
              <w:rPr>
                <w:noProof/>
                <w:webHidden/>
              </w:rPr>
              <w:fldChar w:fldCharType="separate"/>
            </w:r>
            <w:r w:rsidR="00687459">
              <w:rPr>
                <w:noProof/>
                <w:webHidden/>
              </w:rPr>
              <w:t>8</w:t>
            </w:r>
            <w:r w:rsidR="00EA6CF0">
              <w:rPr>
                <w:noProof/>
                <w:webHidden/>
              </w:rPr>
              <w:fldChar w:fldCharType="end"/>
            </w:r>
          </w:hyperlink>
        </w:p>
        <w:p w14:paraId="18955CF2" w14:textId="77777777" w:rsidR="00EA6CF0" w:rsidRDefault="00F34996">
          <w:pPr>
            <w:pStyle w:val="Verzeichnis3"/>
            <w:tabs>
              <w:tab w:val="left" w:pos="1100"/>
              <w:tab w:val="right" w:leader="dot" w:pos="9062"/>
            </w:tabs>
            <w:rPr>
              <w:noProof/>
              <w:sz w:val="22"/>
            </w:rPr>
          </w:pPr>
          <w:hyperlink w:anchor="_Toc293198261" w:history="1">
            <w:r w:rsidR="00EA6CF0" w:rsidRPr="00667BAD">
              <w:rPr>
                <w:rStyle w:val="Hyperlink"/>
                <w:noProof/>
              </w:rPr>
              <w:t>3.3.2</w:t>
            </w:r>
            <w:r w:rsidR="00EA6CF0">
              <w:rPr>
                <w:noProof/>
                <w:sz w:val="22"/>
              </w:rPr>
              <w:tab/>
            </w:r>
            <w:r w:rsidR="00EA6CF0" w:rsidRPr="00667BAD">
              <w:rPr>
                <w:rStyle w:val="Hyperlink"/>
                <w:noProof/>
              </w:rPr>
              <w:t>Zustandsdiagramm</w:t>
            </w:r>
            <w:r w:rsidR="00EA6CF0">
              <w:rPr>
                <w:noProof/>
                <w:webHidden/>
              </w:rPr>
              <w:tab/>
            </w:r>
            <w:r w:rsidR="00EA6CF0">
              <w:rPr>
                <w:noProof/>
                <w:webHidden/>
              </w:rPr>
              <w:fldChar w:fldCharType="begin"/>
            </w:r>
            <w:r w:rsidR="00EA6CF0">
              <w:rPr>
                <w:noProof/>
                <w:webHidden/>
              </w:rPr>
              <w:instrText xml:space="preserve"> PAGEREF _Toc293198261 \h </w:instrText>
            </w:r>
            <w:r w:rsidR="00EA6CF0">
              <w:rPr>
                <w:noProof/>
                <w:webHidden/>
              </w:rPr>
            </w:r>
            <w:r w:rsidR="00EA6CF0">
              <w:rPr>
                <w:noProof/>
                <w:webHidden/>
              </w:rPr>
              <w:fldChar w:fldCharType="separate"/>
            </w:r>
            <w:r w:rsidR="00687459">
              <w:rPr>
                <w:noProof/>
                <w:webHidden/>
              </w:rPr>
              <w:t>9</w:t>
            </w:r>
            <w:r w:rsidR="00EA6CF0">
              <w:rPr>
                <w:noProof/>
                <w:webHidden/>
              </w:rPr>
              <w:fldChar w:fldCharType="end"/>
            </w:r>
          </w:hyperlink>
        </w:p>
        <w:p w14:paraId="351B6E55" w14:textId="77777777" w:rsidR="00EA6CF0" w:rsidRDefault="00F34996">
          <w:pPr>
            <w:pStyle w:val="Verzeichnis2"/>
            <w:tabs>
              <w:tab w:val="left" w:pos="880"/>
              <w:tab w:val="right" w:leader="dot" w:pos="9062"/>
            </w:tabs>
            <w:rPr>
              <w:noProof/>
              <w:sz w:val="22"/>
              <w:szCs w:val="22"/>
              <w:lang w:eastAsia="de-CH"/>
            </w:rPr>
          </w:pPr>
          <w:hyperlink w:anchor="_Toc293198262" w:history="1">
            <w:r w:rsidR="00EA6CF0" w:rsidRPr="00667BAD">
              <w:rPr>
                <w:rStyle w:val="Hyperlink"/>
                <w:noProof/>
              </w:rPr>
              <w:t>3.4</w:t>
            </w:r>
            <w:r w:rsidR="00EA6CF0">
              <w:rPr>
                <w:noProof/>
                <w:sz w:val="22"/>
                <w:szCs w:val="22"/>
                <w:lang w:eastAsia="de-CH"/>
              </w:rPr>
              <w:tab/>
            </w:r>
            <w:r w:rsidR="00EA6CF0" w:rsidRPr="00667BAD">
              <w:rPr>
                <w:rStyle w:val="Hyperlink"/>
                <w:noProof/>
              </w:rPr>
              <w:t>Systemstruktur</w:t>
            </w:r>
            <w:r w:rsidR="00EA6CF0">
              <w:rPr>
                <w:noProof/>
                <w:webHidden/>
              </w:rPr>
              <w:tab/>
            </w:r>
            <w:r w:rsidR="00EA6CF0">
              <w:rPr>
                <w:noProof/>
                <w:webHidden/>
              </w:rPr>
              <w:fldChar w:fldCharType="begin"/>
            </w:r>
            <w:r w:rsidR="00EA6CF0">
              <w:rPr>
                <w:noProof/>
                <w:webHidden/>
              </w:rPr>
              <w:instrText xml:space="preserve"> PAGEREF _Toc293198262 \h </w:instrText>
            </w:r>
            <w:r w:rsidR="00EA6CF0">
              <w:rPr>
                <w:noProof/>
                <w:webHidden/>
              </w:rPr>
            </w:r>
            <w:r w:rsidR="00EA6CF0">
              <w:rPr>
                <w:noProof/>
                <w:webHidden/>
              </w:rPr>
              <w:fldChar w:fldCharType="separate"/>
            </w:r>
            <w:r w:rsidR="00687459">
              <w:rPr>
                <w:noProof/>
                <w:webHidden/>
              </w:rPr>
              <w:t>10</w:t>
            </w:r>
            <w:r w:rsidR="00EA6CF0">
              <w:rPr>
                <w:noProof/>
                <w:webHidden/>
              </w:rPr>
              <w:fldChar w:fldCharType="end"/>
            </w:r>
          </w:hyperlink>
        </w:p>
        <w:p w14:paraId="7864721E" w14:textId="77777777" w:rsidR="00EA6CF0" w:rsidRDefault="00F34996">
          <w:pPr>
            <w:pStyle w:val="Verzeichnis3"/>
            <w:tabs>
              <w:tab w:val="left" w:pos="1100"/>
              <w:tab w:val="right" w:leader="dot" w:pos="9062"/>
            </w:tabs>
            <w:rPr>
              <w:noProof/>
              <w:sz w:val="22"/>
            </w:rPr>
          </w:pPr>
          <w:hyperlink w:anchor="_Toc293198263" w:history="1">
            <w:r w:rsidR="00EA6CF0" w:rsidRPr="00667BAD">
              <w:rPr>
                <w:rStyle w:val="Hyperlink"/>
                <w:noProof/>
              </w:rPr>
              <w:t>3.4.1</w:t>
            </w:r>
            <w:r w:rsidR="00EA6CF0">
              <w:rPr>
                <w:noProof/>
                <w:sz w:val="22"/>
              </w:rPr>
              <w:tab/>
            </w:r>
            <w:r w:rsidR="00EA6CF0" w:rsidRPr="00667BAD">
              <w:rPr>
                <w:rStyle w:val="Hyperlink"/>
                <w:noProof/>
              </w:rPr>
              <w:t>Physische Sicht</w:t>
            </w:r>
            <w:r w:rsidR="00EA6CF0">
              <w:rPr>
                <w:noProof/>
                <w:webHidden/>
              </w:rPr>
              <w:tab/>
            </w:r>
            <w:r w:rsidR="00EA6CF0">
              <w:rPr>
                <w:noProof/>
                <w:webHidden/>
              </w:rPr>
              <w:fldChar w:fldCharType="begin"/>
            </w:r>
            <w:r w:rsidR="00EA6CF0">
              <w:rPr>
                <w:noProof/>
                <w:webHidden/>
              </w:rPr>
              <w:instrText xml:space="preserve"> PAGEREF _Toc293198263 \h </w:instrText>
            </w:r>
            <w:r w:rsidR="00EA6CF0">
              <w:rPr>
                <w:noProof/>
                <w:webHidden/>
              </w:rPr>
            </w:r>
            <w:r w:rsidR="00EA6CF0">
              <w:rPr>
                <w:noProof/>
                <w:webHidden/>
              </w:rPr>
              <w:fldChar w:fldCharType="separate"/>
            </w:r>
            <w:r w:rsidR="00687459">
              <w:rPr>
                <w:noProof/>
                <w:webHidden/>
              </w:rPr>
              <w:t>10</w:t>
            </w:r>
            <w:r w:rsidR="00EA6CF0">
              <w:rPr>
                <w:noProof/>
                <w:webHidden/>
              </w:rPr>
              <w:fldChar w:fldCharType="end"/>
            </w:r>
          </w:hyperlink>
        </w:p>
        <w:p w14:paraId="407ACE6D" w14:textId="77777777" w:rsidR="00EA6CF0" w:rsidRDefault="00F34996">
          <w:pPr>
            <w:pStyle w:val="Verzeichnis3"/>
            <w:tabs>
              <w:tab w:val="left" w:pos="1100"/>
              <w:tab w:val="right" w:leader="dot" w:pos="9062"/>
            </w:tabs>
            <w:rPr>
              <w:noProof/>
              <w:sz w:val="22"/>
            </w:rPr>
          </w:pPr>
          <w:hyperlink w:anchor="_Toc293198264" w:history="1">
            <w:r w:rsidR="00EA6CF0" w:rsidRPr="00667BAD">
              <w:rPr>
                <w:rStyle w:val="Hyperlink"/>
                <w:noProof/>
              </w:rPr>
              <w:t>3.4.2</w:t>
            </w:r>
            <w:r w:rsidR="00EA6CF0">
              <w:rPr>
                <w:noProof/>
                <w:sz w:val="22"/>
              </w:rPr>
              <w:tab/>
            </w:r>
            <w:r w:rsidR="00EA6CF0" w:rsidRPr="00667BAD">
              <w:rPr>
                <w:rStyle w:val="Hyperlink"/>
                <w:noProof/>
              </w:rPr>
              <w:t>Logische Sicht Rails</w:t>
            </w:r>
            <w:r w:rsidR="00EA6CF0">
              <w:rPr>
                <w:noProof/>
                <w:webHidden/>
              </w:rPr>
              <w:tab/>
            </w:r>
            <w:r w:rsidR="00EA6CF0">
              <w:rPr>
                <w:noProof/>
                <w:webHidden/>
              </w:rPr>
              <w:fldChar w:fldCharType="begin"/>
            </w:r>
            <w:r w:rsidR="00EA6CF0">
              <w:rPr>
                <w:noProof/>
                <w:webHidden/>
              </w:rPr>
              <w:instrText xml:space="preserve"> PAGEREF _Toc293198264 \h </w:instrText>
            </w:r>
            <w:r w:rsidR="00EA6CF0">
              <w:rPr>
                <w:noProof/>
                <w:webHidden/>
              </w:rPr>
            </w:r>
            <w:r w:rsidR="00EA6CF0">
              <w:rPr>
                <w:noProof/>
                <w:webHidden/>
              </w:rPr>
              <w:fldChar w:fldCharType="separate"/>
            </w:r>
            <w:r w:rsidR="00687459">
              <w:rPr>
                <w:noProof/>
                <w:webHidden/>
              </w:rPr>
              <w:t>10</w:t>
            </w:r>
            <w:r w:rsidR="00EA6CF0">
              <w:rPr>
                <w:noProof/>
                <w:webHidden/>
              </w:rPr>
              <w:fldChar w:fldCharType="end"/>
            </w:r>
          </w:hyperlink>
        </w:p>
        <w:p w14:paraId="424E0A3B" w14:textId="77777777" w:rsidR="00EA6CF0" w:rsidRDefault="00F34996">
          <w:pPr>
            <w:pStyle w:val="Verzeichnis3"/>
            <w:tabs>
              <w:tab w:val="left" w:pos="1100"/>
              <w:tab w:val="right" w:leader="dot" w:pos="9062"/>
            </w:tabs>
            <w:rPr>
              <w:noProof/>
              <w:sz w:val="22"/>
            </w:rPr>
          </w:pPr>
          <w:hyperlink w:anchor="_Toc293198265" w:history="1">
            <w:r w:rsidR="00EA6CF0" w:rsidRPr="00667BAD">
              <w:rPr>
                <w:rStyle w:val="Hyperlink"/>
                <w:noProof/>
              </w:rPr>
              <w:t>3.4.3</w:t>
            </w:r>
            <w:r w:rsidR="00EA6CF0">
              <w:rPr>
                <w:noProof/>
                <w:sz w:val="22"/>
              </w:rPr>
              <w:tab/>
            </w:r>
            <w:r w:rsidR="00EA6CF0" w:rsidRPr="00667BAD">
              <w:rPr>
                <w:rStyle w:val="Hyperlink"/>
                <w:noProof/>
              </w:rPr>
              <w:t>Logische Sicht Android</w:t>
            </w:r>
            <w:r w:rsidR="00EA6CF0">
              <w:rPr>
                <w:noProof/>
                <w:webHidden/>
              </w:rPr>
              <w:tab/>
            </w:r>
            <w:r w:rsidR="00EA6CF0">
              <w:rPr>
                <w:noProof/>
                <w:webHidden/>
              </w:rPr>
              <w:fldChar w:fldCharType="begin"/>
            </w:r>
            <w:r w:rsidR="00EA6CF0">
              <w:rPr>
                <w:noProof/>
                <w:webHidden/>
              </w:rPr>
              <w:instrText xml:space="preserve"> PAGEREF _Toc293198265 \h </w:instrText>
            </w:r>
            <w:r w:rsidR="00EA6CF0">
              <w:rPr>
                <w:noProof/>
                <w:webHidden/>
              </w:rPr>
            </w:r>
            <w:r w:rsidR="00EA6CF0">
              <w:rPr>
                <w:noProof/>
                <w:webHidden/>
              </w:rPr>
              <w:fldChar w:fldCharType="separate"/>
            </w:r>
            <w:r w:rsidR="00687459">
              <w:rPr>
                <w:noProof/>
                <w:webHidden/>
              </w:rPr>
              <w:t>13</w:t>
            </w:r>
            <w:r w:rsidR="00EA6CF0">
              <w:rPr>
                <w:noProof/>
                <w:webHidden/>
              </w:rPr>
              <w:fldChar w:fldCharType="end"/>
            </w:r>
          </w:hyperlink>
        </w:p>
        <w:p w14:paraId="46EB6315" w14:textId="77777777" w:rsidR="00EA6CF0" w:rsidRDefault="00F34996">
          <w:pPr>
            <w:pStyle w:val="Verzeichnis2"/>
            <w:tabs>
              <w:tab w:val="left" w:pos="880"/>
              <w:tab w:val="right" w:leader="dot" w:pos="9062"/>
            </w:tabs>
            <w:rPr>
              <w:noProof/>
              <w:sz w:val="22"/>
              <w:szCs w:val="22"/>
              <w:lang w:eastAsia="de-CH"/>
            </w:rPr>
          </w:pPr>
          <w:hyperlink w:anchor="_Toc293198266" w:history="1">
            <w:r w:rsidR="00EA6CF0" w:rsidRPr="00667BAD">
              <w:rPr>
                <w:rStyle w:val="Hyperlink"/>
                <w:noProof/>
              </w:rPr>
              <w:t>3.5</w:t>
            </w:r>
            <w:r w:rsidR="00EA6CF0">
              <w:rPr>
                <w:noProof/>
                <w:sz w:val="22"/>
                <w:szCs w:val="22"/>
                <w:lang w:eastAsia="de-CH"/>
              </w:rPr>
              <w:tab/>
            </w:r>
            <w:r w:rsidR="00EA6CF0" w:rsidRPr="00667BAD">
              <w:rPr>
                <w:rStyle w:val="Hyperlink"/>
                <w:noProof/>
              </w:rPr>
              <w:t>Schnittstellen der Packages</w:t>
            </w:r>
            <w:r w:rsidR="00EA6CF0">
              <w:rPr>
                <w:noProof/>
                <w:webHidden/>
              </w:rPr>
              <w:tab/>
            </w:r>
            <w:r w:rsidR="00EA6CF0">
              <w:rPr>
                <w:noProof/>
                <w:webHidden/>
              </w:rPr>
              <w:fldChar w:fldCharType="begin"/>
            </w:r>
            <w:r w:rsidR="00EA6CF0">
              <w:rPr>
                <w:noProof/>
                <w:webHidden/>
              </w:rPr>
              <w:instrText xml:space="preserve"> PAGEREF _Toc293198266 \h </w:instrText>
            </w:r>
            <w:r w:rsidR="00EA6CF0">
              <w:rPr>
                <w:noProof/>
                <w:webHidden/>
              </w:rPr>
            </w:r>
            <w:r w:rsidR="00EA6CF0">
              <w:rPr>
                <w:noProof/>
                <w:webHidden/>
              </w:rPr>
              <w:fldChar w:fldCharType="separate"/>
            </w:r>
            <w:r w:rsidR="00687459">
              <w:rPr>
                <w:noProof/>
                <w:webHidden/>
              </w:rPr>
              <w:t>18</w:t>
            </w:r>
            <w:r w:rsidR="00EA6CF0">
              <w:rPr>
                <w:noProof/>
                <w:webHidden/>
              </w:rPr>
              <w:fldChar w:fldCharType="end"/>
            </w:r>
          </w:hyperlink>
        </w:p>
        <w:p w14:paraId="4F44FAD0" w14:textId="77777777" w:rsidR="00EA6CF0" w:rsidRDefault="00F34996">
          <w:pPr>
            <w:pStyle w:val="Verzeichnis2"/>
            <w:tabs>
              <w:tab w:val="left" w:pos="880"/>
              <w:tab w:val="right" w:leader="dot" w:pos="9062"/>
            </w:tabs>
            <w:rPr>
              <w:noProof/>
              <w:sz w:val="22"/>
              <w:szCs w:val="22"/>
              <w:lang w:eastAsia="de-CH"/>
            </w:rPr>
          </w:pPr>
          <w:hyperlink w:anchor="_Toc293198267" w:history="1">
            <w:r w:rsidR="00EA6CF0" w:rsidRPr="00667BAD">
              <w:rPr>
                <w:rStyle w:val="Hyperlink"/>
                <w:noProof/>
              </w:rPr>
              <w:t>3.6</w:t>
            </w:r>
            <w:r w:rsidR="00EA6CF0">
              <w:rPr>
                <w:noProof/>
                <w:sz w:val="22"/>
                <w:szCs w:val="22"/>
                <w:lang w:eastAsia="de-CH"/>
              </w:rPr>
              <w:tab/>
            </w:r>
            <w:r w:rsidR="00EA6CF0" w:rsidRPr="00667BAD">
              <w:rPr>
                <w:rStyle w:val="Hyperlink"/>
                <w:noProof/>
              </w:rPr>
              <w:t>Architekturkonzepte</w:t>
            </w:r>
            <w:r w:rsidR="00EA6CF0">
              <w:rPr>
                <w:noProof/>
                <w:webHidden/>
              </w:rPr>
              <w:tab/>
            </w:r>
            <w:r w:rsidR="00EA6CF0">
              <w:rPr>
                <w:noProof/>
                <w:webHidden/>
              </w:rPr>
              <w:fldChar w:fldCharType="begin"/>
            </w:r>
            <w:r w:rsidR="00EA6CF0">
              <w:rPr>
                <w:noProof/>
                <w:webHidden/>
              </w:rPr>
              <w:instrText xml:space="preserve"> PAGEREF _Toc293198267 \h </w:instrText>
            </w:r>
            <w:r w:rsidR="00EA6CF0">
              <w:rPr>
                <w:noProof/>
                <w:webHidden/>
              </w:rPr>
            </w:r>
            <w:r w:rsidR="00EA6CF0">
              <w:rPr>
                <w:noProof/>
                <w:webHidden/>
              </w:rPr>
              <w:fldChar w:fldCharType="separate"/>
            </w:r>
            <w:r w:rsidR="00687459">
              <w:rPr>
                <w:noProof/>
                <w:webHidden/>
              </w:rPr>
              <w:t>19</w:t>
            </w:r>
            <w:r w:rsidR="00EA6CF0">
              <w:rPr>
                <w:noProof/>
                <w:webHidden/>
              </w:rPr>
              <w:fldChar w:fldCharType="end"/>
            </w:r>
          </w:hyperlink>
        </w:p>
        <w:p w14:paraId="2456E3C4" w14:textId="77777777" w:rsidR="00EA6CF0" w:rsidRDefault="00F34996">
          <w:pPr>
            <w:pStyle w:val="Verzeichnis3"/>
            <w:tabs>
              <w:tab w:val="left" w:pos="1100"/>
              <w:tab w:val="right" w:leader="dot" w:pos="9062"/>
            </w:tabs>
            <w:rPr>
              <w:noProof/>
              <w:sz w:val="22"/>
            </w:rPr>
          </w:pPr>
          <w:hyperlink w:anchor="_Toc293198268" w:history="1">
            <w:r w:rsidR="00EA6CF0" w:rsidRPr="00667BAD">
              <w:rPr>
                <w:rStyle w:val="Hyperlink"/>
                <w:noProof/>
              </w:rPr>
              <w:t>3.6.1</w:t>
            </w:r>
            <w:r w:rsidR="00EA6CF0">
              <w:rPr>
                <w:noProof/>
                <w:sz w:val="22"/>
              </w:rPr>
              <w:tab/>
            </w:r>
            <w:r w:rsidR="00EA6CF0" w:rsidRPr="00667BAD">
              <w:rPr>
                <w:rStyle w:val="Hyperlink"/>
                <w:noProof/>
              </w:rPr>
              <w:t>Rails</w:t>
            </w:r>
            <w:r w:rsidR="00EA6CF0">
              <w:rPr>
                <w:noProof/>
                <w:webHidden/>
              </w:rPr>
              <w:tab/>
            </w:r>
            <w:r w:rsidR="00EA6CF0">
              <w:rPr>
                <w:noProof/>
                <w:webHidden/>
              </w:rPr>
              <w:fldChar w:fldCharType="begin"/>
            </w:r>
            <w:r w:rsidR="00EA6CF0">
              <w:rPr>
                <w:noProof/>
                <w:webHidden/>
              </w:rPr>
              <w:instrText xml:space="preserve"> PAGEREF _Toc293198268 \h </w:instrText>
            </w:r>
            <w:r w:rsidR="00EA6CF0">
              <w:rPr>
                <w:noProof/>
                <w:webHidden/>
              </w:rPr>
            </w:r>
            <w:r w:rsidR="00EA6CF0">
              <w:rPr>
                <w:noProof/>
                <w:webHidden/>
              </w:rPr>
              <w:fldChar w:fldCharType="separate"/>
            </w:r>
            <w:r w:rsidR="00687459">
              <w:rPr>
                <w:noProof/>
                <w:webHidden/>
              </w:rPr>
              <w:t>19</w:t>
            </w:r>
            <w:r w:rsidR="00EA6CF0">
              <w:rPr>
                <w:noProof/>
                <w:webHidden/>
              </w:rPr>
              <w:fldChar w:fldCharType="end"/>
            </w:r>
          </w:hyperlink>
        </w:p>
        <w:p w14:paraId="346CA6C1" w14:textId="77777777" w:rsidR="00EA6CF0" w:rsidRDefault="00F34996">
          <w:pPr>
            <w:pStyle w:val="Verzeichnis3"/>
            <w:tabs>
              <w:tab w:val="left" w:pos="1100"/>
              <w:tab w:val="right" w:leader="dot" w:pos="9062"/>
            </w:tabs>
            <w:rPr>
              <w:noProof/>
              <w:sz w:val="22"/>
            </w:rPr>
          </w:pPr>
          <w:hyperlink w:anchor="_Toc293198269" w:history="1">
            <w:r w:rsidR="00EA6CF0" w:rsidRPr="00667BAD">
              <w:rPr>
                <w:rStyle w:val="Hyperlink"/>
                <w:noProof/>
              </w:rPr>
              <w:t>3.6.2</w:t>
            </w:r>
            <w:r w:rsidR="00EA6CF0">
              <w:rPr>
                <w:noProof/>
                <w:sz w:val="22"/>
              </w:rPr>
              <w:tab/>
            </w:r>
            <w:r w:rsidR="00EA6CF0" w:rsidRPr="00667BAD">
              <w:rPr>
                <w:rStyle w:val="Hyperlink"/>
                <w:noProof/>
              </w:rPr>
              <w:t>Android</w:t>
            </w:r>
            <w:r w:rsidR="00EA6CF0">
              <w:rPr>
                <w:noProof/>
                <w:webHidden/>
              </w:rPr>
              <w:tab/>
            </w:r>
            <w:r w:rsidR="00EA6CF0">
              <w:rPr>
                <w:noProof/>
                <w:webHidden/>
              </w:rPr>
              <w:fldChar w:fldCharType="begin"/>
            </w:r>
            <w:r w:rsidR="00EA6CF0">
              <w:rPr>
                <w:noProof/>
                <w:webHidden/>
              </w:rPr>
              <w:instrText xml:space="preserve"> PAGEREF _Toc293198269 \h </w:instrText>
            </w:r>
            <w:r w:rsidR="00EA6CF0">
              <w:rPr>
                <w:noProof/>
                <w:webHidden/>
              </w:rPr>
            </w:r>
            <w:r w:rsidR="00EA6CF0">
              <w:rPr>
                <w:noProof/>
                <w:webHidden/>
              </w:rPr>
              <w:fldChar w:fldCharType="separate"/>
            </w:r>
            <w:r w:rsidR="00687459">
              <w:rPr>
                <w:noProof/>
                <w:webHidden/>
              </w:rPr>
              <w:t>22</w:t>
            </w:r>
            <w:r w:rsidR="00EA6CF0">
              <w:rPr>
                <w:noProof/>
                <w:webHidden/>
              </w:rPr>
              <w:fldChar w:fldCharType="end"/>
            </w:r>
          </w:hyperlink>
        </w:p>
        <w:p w14:paraId="4745F7B4" w14:textId="77777777" w:rsidR="00EA6CF0" w:rsidRDefault="00F34996">
          <w:pPr>
            <w:pStyle w:val="Verzeichnis1"/>
            <w:tabs>
              <w:tab w:val="left" w:pos="440"/>
              <w:tab w:val="right" w:leader="dot" w:pos="9062"/>
            </w:tabs>
            <w:rPr>
              <w:b w:val="0"/>
              <w:noProof/>
              <w:sz w:val="22"/>
              <w:szCs w:val="22"/>
              <w:lang w:eastAsia="de-CH"/>
            </w:rPr>
          </w:pPr>
          <w:hyperlink w:anchor="_Toc293198270" w:history="1">
            <w:r w:rsidR="00EA6CF0" w:rsidRPr="00667BAD">
              <w:rPr>
                <w:rStyle w:val="Hyperlink"/>
                <w:noProof/>
              </w:rPr>
              <w:t>4</w:t>
            </w:r>
            <w:r w:rsidR="00EA6CF0">
              <w:rPr>
                <w:b w:val="0"/>
                <w:noProof/>
                <w:sz w:val="22"/>
                <w:szCs w:val="22"/>
                <w:lang w:eastAsia="de-CH"/>
              </w:rPr>
              <w:tab/>
            </w:r>
            <w:r w:rsidR="00EA6CF0" w:rsidRPr="00667BAD">
              <w:rPr>
                <w:rStyle w:val="Hyperlink"/>
                <w:noProof/>
              </w:rPr>
              <w:t>Beschreibung der Packages</w:t>
            </w:r>
            <w:r w:rsidR="00EA6CF0">
              <w:rPr>
                <w:noProof/>
                <w:webHidden/>
              </w:rPr>
              <w:tab/>
            </w:r>
            <w:r w:rsidR="00EA6CF0">
              <w:rPr>
                <w:noProof/>
                <w:webHidden/>
              </w:rPr>
              <w:fldChar w:fldCharType="begin"/>
            </w:r>
            <w:r w:rsidR="00EA6CF0">
              <w:rPr>
                <w:noProof/>
                <w:webHidden/>
              </w:rPr>
              <w:instrText xml:space="preserve"> PAGEREF _Toc293198270 \h </w:instrText>
            </w:r>
            <w:r w:rsidR="00EA6CF0">
              <w:rPr>
                <w:noProof/>
                <w:webHidden/>
              </w:rPr>
            </w:r>
            <w:r w:rsidR="00EA6CF0">
              <w:rPr>
                <w:noProof/>
                <w:webHidden/>
              </w:rPr>
              <w:fldChar w:fldCharType="separate"/>
            </w:r>
            <w:r w:rsidR="00687459">
              <w:rPr>
                <w:noProof/>
                <w:webHidden/>
              </w:rPr>
              <w:t>26</w:t>
            </w:r>
            <w:r w:rsidR="00EA6CF0">
              <w:rPr>
                <w:noProof/>
                <w:webHidden/>
              </w:rPr>
              <w:fldChar w:fldCharType="end"/>
            </w:r>
          </w:hyperlink>
        </w:p>
        <w:p w14:paraId="623C9A11" w14:textId="77777777" w:rsidR="00EA6CF0" w:rsidRDefault="00F34996">
          <w:pPr>
            <w:pStyle w:val="Verzeichnis2"/>
            <w:tabs>
              <w:tab w:val="left" w:pos="880"/>
              <w:tab w:val="right" w:leader="dot" w:pos="9062"/>
            </w:tabs>
            <w:rPr>
              <w:noProof/>
              <w:sz w:val="22"/>
              <w:szCs w:val="22"/>
              <w:lang w:eastAsia="de-CH"/>
            </w:rPr>
          </w:pPr>
          <w:hyperlink w:anchor="_Toc293198271" w:history="1">
            <w:r w:rsidR="00EA6CF0" w:rsidRPr="00667BAD">
              <w:rPr>
                <w:rStyle w:val="Hyperlink"/>
                <w:noProof/>
              </w:rPr>
              <w:t>4.1</w:t>
            </w:r>
            <w:r w:rsidR="00EA6CF0">
              <w:rPr>
                <w:noProof/>
                <w:sz w:val="22"/>
                <w:szCs w:val="22"/>
                <w:lang w:eastAsia="de-CH"/>
              </w:rPr>
              <w:tab/>
            </w:r>
            <w:r w:rsidR="00EA6CF0" w:rsidRPr="00667BAD">
              <w:rPr>
                <w:rStyle w:val="Hyperlink"/>
                <w:noProof/>
              </w:rPr>
              <w:t>Package interfaces</w:t>
            </w:r>
            <w:r w:rsidR="00EA6CF0">
              <w:rPr>
                <w:noProof/>
                <w:webHidden/>
              </w:rPr>
              <w:tab/>
            </w:r>
            <w:r w:rsidR="00EA6CF0">
              <w:rPr>
                <w:noProof/>
                <w:webHidden/>
              </w:rPr>
              <w:fldChar w:fldCharType="begin"/>
            </w:r>
            <w:r w:rsidR="00EA6CF0">
              <w:rPr>
                <w:noProof/>
                <w:webHidden/>
              </w:rPr>
              <w:instrText xml:space="preserve"> PAGEREF _Toc293198271 \h </w:instrText>
            </w:r>
            <w:r w:rsidR="00EA6CF0">
              <w:rPr>
                <w:noProof/>
                <w:webHidden/>
              </w:rPr>
            </w:r>
            <w:r w:rsidR="00EA6CF0">
              <w:rPr>
                <w:noProof/>
                <w:webHidden/>
              </w:rPr>
              <w:fldChar w:fldCharType="separate"/>
            </w:r>
            <w:r w:rsidR="00687459">
              <w:rPr>
                <w:noProof/>
                <w:webHidden/>
              </w:rPr>
              <w:t>26</w:t>
            </w:r>
            <w:r w:rsidR="00EA6CF0">
              <w:rPr>
                <w:noProof/>
                <w:webHidden/>
              </w:rPr>
              <w:fldChar w:fldCharType="end"/>
            </w:r>
          </w:hyperlink>
        </w:p>
        <w:p w14:paraId="49EF6AAC" w14:textId="77777777" w:rsidR="00EA6CF0" w:rsidRDefault="00F34996">
          <w:pPr>
            <w:pStyle w:val="Verzeichnis3"/>
            <w:tabs>
              <w:tab w:val="left" w:pos="1100"/>
              <w:tab w:val="right" w:leader="dot" w:pos="9062"/>
            </w:tabs>
            <w:rPr>
              <w:noProof/>
              <w:sz w:val="22"/>
            </w:rPr>
          </w:pPr>
          <w:hyperlink w:anchor="_Toc293198272" w:history="1">
            <w:r w:rsidR="00EA6CF0" w:rsidRPr="00667BAD">
              <w:rPr>
                <w:rStyle w:val="Hyperlink"/>
                <w:noProof/>
              </w:rPr>
              <w:t>4.1.1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_Toc293198272 \h </w:instrText>
            </w:r>
            <w:r w:rsidR="00EA6CF0">
              <w:rPr>
                <w:noProof/>
                <w:webHidden/>
              </w:rPr>
            </w:r>
            <w:r w:rsidR="00EA6CF0">
              <w:rPr>
                <w:noProof/>
                <w:webHidden/>
              </w:rPr>
              <w:fldChar w:fldCharType="separate"/>
            </w:r>
            <w:r w:rsidR="00687459">
              <w:rPr>
                <w:noProof/>
                <w:webHidden/>
              </w:rPr>
              <w:t>26</w:t>
            </w:r>
            <w:r w:rsidR="00EA6CF0">
              <w:rPr>
                <w:noProof/>
                <w:webHidden/>
              </w:rPr>
              <w:fldChar w:fldCharType="end"/>
            </w:r>
          </w:hyperlink>
        </w:p>
        <w:p w14:paraId="00DC22ED" w14:textId="77777777" w:rsidR="00EA6CF0" w:rsidRDefault="00F34996">
          <w:pPr>
            <w:pStyle w:val="Verzeichnis3"/>
            <w:tabs>
              <w:tab w:val="left" w:pos="1100"/>
              <w:tab w:val="right" w:leader="dot" w:pos="9062"/>
            </w:tabs>
            <w:rPr>
              <w:noProof/>
              <w:sz w:val="22"/>
            </w:rPr>
          </w:pPr>
          <w:hyperlink w:anchor="_Toc293198273" w:history="1">
            <w:r w:rsidR="00EA6CF0" w:rsidRPr="00667BAD">
              <w:rPr>
                <w:rStyle w:val="Hyperlink"/>
                <w:noProof/>
              </w:rPr>
              <w:t>4.1.2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_Toc293198273 \h </w:instrText>
            </w:r>
            <w:r w:rsidR="00EA6CF0">
              <w:rPr>
                <w:noProof/>
                <w:webHidden/>
              </w:rPr>
            </w:r>
            <w:r w:rsidR="00EA6CF0">
              <w:rPr>
                <w:noProof/>
                <w:webHidden/>
              </w:rPr>
              <w:fldChar w:fldCharType="separate"/>
            </w:r>
            <w:r w:rsidR="00687459">
              <w:rPr>
                <w:noProof/>
                <w:webHidden/>
              </w:rPr>
              <w:t>26</w:t>
            </w:r>
            <w:r w:rsidR="00EA6CF0">
              <w:rPr>
                <w:noProof/>
                <w:webHidden/>
              </w:rPr>
              <w:fldChar w:fldCharType="end"/>
            </w:r>
          </w:hyperlink>
        </w:p>
        <w:p w14:paraId="18349ACB" w14:textId="77777777" w:rsidR="00EA6CF0" w:rsidRDefault="00F34996">
          <w:pPr>
            <w:pStyle w:val="Verzeichnis3"/>
            <w:tabs>
              <w:tab w:val="left" w:pos="1100"/>
              <w:tab w:val="right" w:leader="dot" w:pos="9062"/>
            </w:tabs>
            <w:rPr>
              <w:noProof/>
              <w:sz w:val="22"/>
            </w:rPr>
          </w:pPr>
          <w:hyperlink w:anchor="_Toc293198274" w:history="1">
            <w:r w:rsidR="00EA6CF0" w:rsidRPr="00667BAD">
              <w:rPr>
                <w:rStyle w:val="Hyperlink"/>
                <w:noProof/>
              </w:rPr>
              <w:t>4.1.3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_Toc293198274 \h </w:instrText>
            </w:r>
            <w:r w:rsidR="00EA6CF0">
              <w:rPr>
                <w:noProof/>
                <w:webHidden/>
              </w:rPr>
            </w:r>
            <w:r w:rsidR="00EA6CF0">
              <w:rPr>
                <w:noProof/>
                <w:webHidden/>
              </w:rPr>
              <w:fldChar w:fldCharType="separate"/>
            </w:r>
            <w:r w:rsidR="00687459">
              <w:rPr>
                <w:noProof/>
                <w:webHidden/>
              </w:rPr>
              <w:t>26</w:t>
            </w:r>
            <w:r w:rsidR="00EA6CF0">
              <w:rPr>
                <w:noProof/>
                <w:webHidden/>
              </w:rPr>
              <w:fldChar w:fldCharType="end"/>
            </w:r>
          </w:hyperlink>
        </w:p>
        <w:p w14:paraId="3523162B" w14:textId="77777777" w:rsidR="00EA6CF0" w:rsidRDefault="00F34996">
          <w:pPr>
            <w:pStyle w:val="Verzeichnis3"/>
            <w:tabs>
              <w:tab w:val="left" w:pos="1100"/>
              <w:tab w:val="right" w:leader="dot" w:pos="9062"/>
            </w:tabs>
            <w:rPr>
              <w:noProof/>
              <w:sz w:val="22"/>
            </w:rPr>
          </w:pPr>
          <w:hyperlink w:anchor="_Toc293198275" w:history="1">
            <w:r w:rsidR="00EA6CF0" w:rsidRPr="00667BAD">
              <w:rPr>
                <w:rStyle w:val="Hyperlink"/>
                <w:noProof/>
              </w:rPr>
              <w:t>4.1.4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_Toc293198275 \h </w:instrText>
            </w:r>
            <w:r w:rsidR="00EA6CF0">
              <w:rPr>
                <w:noProof/>
                <w:webHidden/>
              </w:rPr>
            </w:r>
            <w:r w:rsidR="00EA6CF0">
              <w:rPr>
                <w:noProof/>
                <w:webHidden/>
              </w:rPr>
              <w:fldChar w:fldCharType="separate"/>
            </w:r>
            <w:r w:rsidR="00687459">
              <w:rPr>
                <w:noProof/>
                <w:webHidden/>
              </w:rPr>
              <w:t>26</w:t>
            </w:r>
            <w:r w:rsidR="00EA6CF0">
              <w:rPr>
                <w:noProof/>
                <w:webHidden/>
              </w:rPr>
              <w:fldChar w:fldCharType="end"/>
            </w:r>
          </w:hyperlink>
        </w:p>
        <w:p w14:paraId="1E164C59" w14:textId="77777777" w:rsidR="00EA6CF0" w:rsidRDefault="00F34996">
          <w:pPr>
            <w:pStyle w:val="Verzeichnis2"/>
            <w:tabs>
              <w:tab w:val="left" w:pos="880"/>
              <w:tab w:val="right" w:leader="dot" w:pos="9062"/>
            </w:tabs>
            <w:rPr>
              <w:noProof/>
              <w:sz w:val="22"/>
              <w:szCs w:val="22"/>
              <w:lang w:eastAsia="de-CH"/>
            </w:rPr>
          </w:pPr>
          <w:hyperlink w:anchor="_Toc293198276" w:history="1">
            <w:r w:rsidR="00EA6CF0" w:rsidRPr="00667BAD">
              <w:rPr>
                <w:rStyle w:val="Hyperlink"/>
                <w:noProof/>
              </w:rPr>
              <w:t>4.2</w:t>
            </w:r>
            <w:r w:rsidR="00EA6CF0">
              <w:rPr>
                <w:noProof/>
                <w:sz w:val="22"/>
                <w:szCs w:val="22"/>
                <w:lang w:eastAsia="de-CH"/>
              </w:rPr>
              <w:tab/>
            </w:r>
            <w:r w:rsidR="00EA6CF0" w:rsidRPr="00667BAD">
              <w:rPr>
                <w:rStyle w:val="Hyperlink"/>
                <w:noProof/>
              </w:rPr>
              <w:t>Package network</w:t>
            </w:r>
            <w:r w:rsidR="00EA6CF0">
              <w:rPr>
                <w:noProof/>
                <w:webHidden/>
              </w:rPr>
              <w:tab/>
            </w:r>
            <w:r w:rsidR="00EA6CF0">
              <w:rPr>
                <w:noProof/>
                <w:webHidden/>
              </w:rPr>
              <w:fldChar w:fldCharType="begin"/>
            </w:r>
            <w:r w:rsidR="00EA6CF0">
              <w:rPr>
                <w:noProof/>
                <w:webHidden/>
              </w:rPr>
              <w:instrText xml:space="preserve"> PAGEREF _Toc293198276 \h </w:instrText>
            </w:r>
            <w:r w:rsidR="00EA6CF0">
              <w:rPr>
                <w:noProof/>
                <w:webHidden/>
              </w:rPr>
            </w:r>
            <w:r w:rsidR="00EA6CF0">
              <w:rPr>
                <w:noProof/>
                <w:webHidden/>
              </w:rPr>
              <w:fldChar w:fldCharType="separate"/>
            </w:r>
            <w:r w:rsidR="00687459">
              <w:rPr>
                <w:noProof/>
                <w:webHidden/>
              </w:rPr>
              <w:t>27</w:t>
            </w:r>
            <w:r w:rsidR="00EA6CF0">
              <w:rPr>
                <w:noProof/>
                <w:webHidden/>
              </w:rPr>
              <w:fldChar w:fldCharType="end"/>
            </w:r>
          </w:hyperlink>
        </w:p>
        <w:p w14:paraId="587BB08F" w14:textId="77777777" w:rsidR="00EA6CF0" w:rsidRDefault="00F34996">
          <w:pPr>
            <w:pStyle w:val="Verzeichnis3"/>
            <w:tabs>
              <w:tab w:val="left" w:pos="1100"/>
              <w:tab w:val="right" w:leader="dot" w:pos="9062"/>
            </w:tabs>
            <w:rPr>
              <w:noProof/>
              <w:sz w:val="22"/>
            </w:rPr>
          </w:pPr>
          <w:hyperlink w:anchor="_Toc293198277" w:history="1">
            <w:r w:rsidR="00EA6CF0" w:rsidRPr="00667BAD">
              <w:rPr>
                <w:rStyle w:val="Hyperlink"/>
                <w:noProof/>
              </w:rPr>
              <w:t>4.2.1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_Toc293198277 \h </w:instrText>
            </w:r>
            <w:r w:rsidR="00EA6CF0">
              <w:rPr>
                <w:noProof/>
                <w:webHidden/>
              </w:rPr>
            </w:r>
            <w:r w:rsidR="00EA6CF0">
              <w:rPr>
                <w:noProof/>
                <w:webHidden/>
              </w:rPr>
              <w:fldChar w:fldCharType="separate"/>
            </w:r>
            <w:r w:rsidR="00687459">
              <w:rPr>
                <w:noProof/>
                <w:webHidden/>
              </w:rPr>
              <w:t>27</w:t>
            </w:r>
            <w:r w:rsidR="00EA6CF0">
              <w:rPr>
                <w:noProof/>
                <w:webHidden/>
              </w:rPr>
              <w:fldChar w:fldCharType="end"/>
            </w:r>
          </w:hyperlink>
        </w:p>
        <w:p w14:paraId="1C314551" w14:textId="77777777" w:rsidR="00EA6CF0" w:rsidRDefault="00F34996">
          <w:pPr>
            <w:pStyle w:val="Verzeichnis3"/>
            <w:tabs>
              <w:tab w:val="left" w:pos="1100"/>
              <w:tab w:val="right" w:leader="dot" w:pos="9062"/>
            </w:tabs>
            <w:rPr>
              <w:noProof/>
              <w:sz w:val="22"/>
            </w:rPr>
          </w:pPr>
          <w:hyperlink w:anchor="_Toc293198278" w:history="1">
            <w:r w:rsidR="00EA6CF0" w:rsidRPr="00667BAD">
              <w:rPr>
                <w:rStyle w:val="Hyperlink"/>
                <w:noProof/>
              </w:rPr>
              <w:t>4.2.2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_Toc293198278 \h </w:instrText>
            </w:r>
            <w:r w:rsidR="00EA6CF0">
              <w:rPr>
                <w:noProof/>
                <w:webHidden/>
              </w:rPr>
            </w:r>
            <w:r w:rsidR="00EA6CF0">
              <w:rPr>
                <w:noProof/>
                <w:webHidden/>
              </w:rPr>
              <w:fldChar w:fldCharType="separate"/>
            </w:r>
            <w:r w:rsidR="00687459">
              <w:rPr>
                <w:noProof/>
                <w:webHidden/>
              </w:rPr>
              <w:t>27</w:t>
            </w:r>
            <w:r w:rsidR="00EA6CF0">
              <w:rPr>
                <w:noProof/>
                <w:webHidden/>
              </w:rPr>
              <w:fldChar w:fldCharType="end"/>
            </w:r>
          </w:hyperlink>
        </w:p>
        <w:p w14:paraId="293CEAAD" w14:textId="77777777" w:rsidR="00EA6CF0" w:rsidRDefault="00F34996">
          <w:pPr>
            <w:pStyle w:val="Verzeichnis3"/>
            <w:tabs>
              <w:tab w:val="left" w:pos="1100"/>
              <w:tab w:val="right" w:leader="dot" w:pos="9062"/>
            </w:tabs>
            <w:rPr>
              <w:noProof/>
              <w:sz w:val="22"/>
            </w:rPr>
          </w:pPr>
          <w:hyperlink w:anchor="_Toc293198279" w:history="1">
            <w:r w:rsidR="00EA6CF0" w:rsidRPr="00667BAD">
              <w:rPr>
                <w:rStyle w:val="Hyperlink"/>
                <w:noProof/>
              </w:rPr>
              <w:t>4.2.3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_Toc293198279 \h </w:instrText>
            </w:r>
            <w:r w:rsidR="00EA6CF0">
              <w:rPr>
                <w:noProof/>
                <w:webHidden/>
              </w:rPr>
            </w:r>
            <w:r w:rsidR="00EA6CF0">
              <w:rPr>
                <w:noProof/>
                <w:webHidden/>
              </w:rPr>
              <w:fldChar w:fldCharType="separate"/>
            </w:r>
            <w:r w:rsidR="00687459">
              <w:rPr>
                <w:noProof/>
                <w:webHidden/>
              </w:rPr>
              <w:t>27</w:t>
            </w:r>
            <w:r w:rsidR="00EA6CF0">
              <w:rPr>
                <w:noProof/>
                <w:webHidden/>
              </w:rPr>
              <w:fldChar w:fldCharType="end"/>
            </w:r>
          </w:hyperlink>
        </w:p>
        <w:p w14:paraId="2103B5CF" w14:textId="77777777" w:rsidR="00EA6CF0" w:rsidRDefault="00F34996">
          <w:pPr>
            <w:pStyle w:val="Verzeichnis3"/>
            <w:tabs>
              <w:tab w:val="left" w:pos="1100"/>
              <w:tab w:val="right" w:leader="dot" w:pos="9062"/>
            </w:tabs>
            <w:rPr>
              <w:noProof/>
              <w:sz w:val="22"/>
            </w:rPr>
          </w:pPr>
          <w:hyperlink w:anchor="_Toc293198280" w:history="1">
            <w:r w:rsidR="00EA6CF0" w:rsidRPr="00667BAD">
              <w:rPr>
                <w:rStyle w:val="Hyperlink"/>
                <w:noProof/>
              </w:rPr>
              <w:t>4.2.4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_Toc293198280 \h </w:instrText>
            </w:r>
            <w:r w:rsidR="00EA6CF0">
              <w:rPr>
                <w:noProof/>
                <w:webHidden/>
              </w:rPr>
            </w:r>
            <w:r w:rsidR="00EA6CF0">
              <w:rPr>
                <w:noProof/>
                <w:webHidden/>
              </w:rPr>
              <w:fldChar w:fldCharType="separate"/>
            </w:r>
            <w:r w:rsidR="00687459">
              <w:rPr>
                <w:noProof/>
                <w:webHidden/>
              </w:rPr>
              <w:t>27</w:t>
            </w:r>
            <w:r w:rsidR="00EA6CF0">
              <w:rPr>
                <w:noProof/>
                <w:webHidden/>
              </w:rPr>
              <w:fldChar w:fldCharType="end"/>
            </w:r>
          </w:hyperlink>
        </w:p>
        <w:p w14:paraId="26627A34" w14:textId="77777777" w:rsidR="00EA6CF0" w:rsidRDefault="00F34996">
          <w:pPr>
            <w:pStyle w:val="Verzeichnis3"/>
            <w:tabs>
              <w:tab w:val="left" w:pos="1100"/>
              <w:tab w:val="right" w:leader="dot" w:pos="9062"/>
            </w:tabs>
            <w:rPr>
              <w:noProof/>
              <w:sz w:val="22"/>
            </w:rPr>
          </w:pPr>
          <w:hyperlink w:anchor="_Toc293198281" w:history="1">
            <w:r w:rsidR="00EA6CF0" w:rsidRPr="00667BAD">
              <w:rPr>
                <w:rStyle w:val="Hyperlink"/>
                <w:noProof/>
              </w:rPr>
              <w:t>4.2.5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_Toc293198281 \h </w:instrText>
            </w:r>
            <w:r w:rsidR="00EA6CF0">
              <w:rPr>
                <w:noProof/>
                <w:webHidden/>
              </w:rPr>
            </w:r>
            <w:r w:rsidR="00EA6CF0">
              <w:rPr>
                <w:noProof/>
                <w:webHidden/>
              </w:rPr>
              <w:fldChar w:fldCharType="separate"/>
            </w:r>
            <w:r w:rsidR="00687459">
              <w:rPr>
                <w:noProof/>
                <w:webHidden/>
              </w:rPr>
              <w:t>27</w:t>
            </w:r>
            <w:r w:rsidR="00EA6CF0">
              <w:rPr>
                <w:noProof/>
                <w:webHidden/>
              </w:rPr>
              <w:fldChar w:fldCharType="end"/>
            </w:r>
          </w:hyperlink>
        </w:p>
        <w:p w14:paraId="2AF6D29E" w14:textId="77777777" w:rsidR="00EA6CF0" w:rsidRDefault="00F34996">
          <w:pPr>
            <w:pStyle w:val="Verzeichnis2"/>
            <w:tabs>
              <w:tab w:val="left" w:pos="880"/>
              <w:tab w:val="right" w:leader="dot" w:pos="9062"/>
            </w:tabs>
            <w:rPr>
              <w:noProof/>
              <w:sz w:val="22"/>
              <w:szCs w:val="22"/>
              <w:lang w:eastAsia="de-CH"/>
            </w:rPr>
          </w:pPr>
          <w:hyperlink w:anchor="_Toc293198282" w:history="1">
            <w:r w:rsidR="00EA6CF0" w:rsidRPr="00667BAD">
              <w:rPr>
                <w:rStyle w:val="Hyperlink"/>
                <w:noProof/>
              </w:rPr>
              <w:t>4.3</w:t>
            </w:r>
            <w:r w:rsidR="00EA6CF0">
              <w:rPr>
                <w:noProof/>
                <w:sz w:val="22"/>
                <w:szCs w:val="22"/>
                <w:lang w:eastAsia="de-CH"/>
              </w:rPr>
              <w:tab/>
            </w:r>
            <w:r w:rsidR="00EA6CF0" w:rsidRPr="00667BAD">
              <w:rPr>
                <w:rStyle w:val="Hyperlink"/>
                <w:noProof/>
              </w:rPr>
              <w:t>Package models</w:t>
            </w:r>
            <w:r w:rsidR="00EA6CF0">
              <w:rPr>
                <w:noProof/>
                <w:webHidden/>
              </w:rPr>
              <w:tab/>
            </w:r>
            <w:r w:rsidR="00EA6CF0">
              <w:rPr>
                <w:noProof/>
                <w:webHidden/>
              </w:rPr>
              <w:fldChar w:fldCharType="begin"/>
            </w:r>
            <w:r w:rsidR="00EA6CF0">
              <w:rPr>
                <w:noProof/>
                <w:webHidden/>
              </w:rPr>
              <w:instrText xml:space="preserve"> PAGEREF _Toc293198282 \h </w:instrText>
            </w:r>
            <w:r w:rsidR="00EA6CF0">
              <w:rPr>
                <w:noProof/>
                <w:webHidden/>
              </w:rPr>
            </w:r>
            <w:r w:rsidR="00EA6CF0">
              <w:rPr>
                <w:noProof/>
                <w:webHidden/>
              </w:rPr>
              <w:fldChar w:fldCharType="separate"/>
            </w:r>
            <w:r w:rsidR="00687459">
              <w:rPr>
                <w:noProof/>
                <w:webHidden/>
              </w:rPr>
              <w:t>28</w:t>
            </w:r>
            <w:r w:rsidR="00EA6CF0">
              <w:rPr>
                <w:noProof/>
                <w:webHidden/>
              </w:rPr>
              <w:fldChar w:fldCharType="end"/>
            </w:r>
          </w:hyperlink>
        </w:p>
        <w:p w14:paraId="59FAB3F0" w14:textId="77777777" w:rsidR="00EA6CF0" w:rsidRDefault="00F34996">
          <w:pPr>
            <w:pStyle w:val="Verzeichnis3"/>
            <w:tabs>
              <w:tab w:val="left" w:pos="1100"/>
              <w:tab w:val="right" w:leader="dot" w:pos="9062"/>
            </w:tabs>
            <w:rPr>
              <w:noProof/>
              <w:sz w:val="22"/>
            </w:rPr>
          </w:pPr>
          <w:hyperlink w:anchor="_Toc293198283" w:history="1">
            <w:r w:rsidR="00EA6CF0" w:rsidRPr="00667BAD">
              <w:rPr>
                <w:rStyle w:val="Hyperlink"/>
                <w:noProof/>
              </w:rPr>
              <w:t>4.3.1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_Toc293198283 \h </w:instrText>
            </w:r>
            <w:r w:rsidR="00EA6CF0">
              <w:rPr>
                <w:noProof/>
                <w:webHidden/>
              </w:rPr>
            </w:r>
            <w:r w:rsidR="00EA6CF0">
              <w:rPr>
                <w:noProof/>
                <w:webHidden/>
              </w:rPr>
              <w:fldChar w:fldCharType="separate"/>
            </w:r>
            <w:r w:rsidR="00687459">
              <w:rPr>
                <w:noProof/>
                <w:webHidden/>
              </w:rPr>
              <w:t>28</w:t>
            </w:r>
            <w:r w:rsidR="00EA6CF0">
              <w:rPr>
                <w:noProof/>
                <w:webHidden/>
              </w:rPr>
              <w:fldChar w:fldCharType="end"/>
            </w:r>
          </w:hyperlink>
        </w:p>
        <w:p w14:paraId="01D5F567" w14:textId="77777777" w:rsidR="00EA6CF0" w:rsidRDefault="00F34996">
          <w:pPr>
            <w:pStyle w:val="Verzeichnis3"/>
            <w:tabs>
              <w:tab w:val="left" w:pos="1100"/>
              <w:tab w:val="right" w:leader="dot" w:pos="9062"/>
            </w:tabs>
            <w:rPr>
              <w:noProof/>
              <w:sz w:val="22"/>
            </w:rPr>
          </w:pPr>
          <w:hyperlink w:anchor="_Toc293198284" w:history="1">
            <w:r w:rsidR="00EA6CF0" w:rsidRPr="00667BAD">
              <w:rPr>
                <w:rStyle w:val="Hyperlink"/>
                <w:noProof/>
              </w:rPr>
              <w:t>4.3.2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_Toc293198284 \h </w:instrText>
            </w:r>
            <w:r w:rsidR="00EA6CF0">
              <w:rPr>
                <w:noProof/>
                <w:webHidden/>
              </w:rPr>
            </w:r>
            <w:r w:rsidR="00EA6CF0">
              <w:rPr>
                <w:noProof/>
                <w:webHidden/>
              </w:rPr>
              <w:fldChar w:fldCharType="separate"/>
            </w:r>
            <w:r w:rsidR="00687459">
              <w:rPr>
                <w:noProof/>
                <w:webHidden/>
              </w:rPr>
              <w:t>28</w:t>
            </w:r>
            <w:r w:rsidR="00EA6CF0">
              <w:rPr>
                <w:noProof/>
                <w:webHidden/>
              </w:rPr>
              <w:fldChar w:fldCharType="end"/>
            </w:r>
          </w:hyperlink>
        </w:p>
        <w:p w14:paraId="08342386" w14:textId="77777777" w:rsidR="00EA6CF0" w:rsidRDefault="00F34996">
          <w:pPr>
            <w:pStyle w:val="Verzeichnis3"/>
            <w:tabs>
              <w:tab w:val="left" w:pos="1100"/>
              <w:tab w:val="right" w:leader="dot" w:pos="9062"/>
            </w:tabs>
            <w:rPr>
              <w:noProof/>
              <w:sz w:val="22"/>
            </w:rPr>
          </w:pPr>
          <w:hyperlink w:anchor="_Toc293198285" w:history="1">
            <w:r w:rsidR="00EA6CF0" w:rsidRPr="00667BAD">
              <w:rPr>
                <w:rStyle w:val="Hyperlink"/>
                <w:noProof/>
              </w:rPr>
              <w:t>4.3.3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_Toc293198285 \h </w:instrText>
            </w:r>
            <w:r w:rsidR="00EA6CF0">
              <w:rPr>
                <w:noProof/>
                <w:webHidden/>
              </w:rPr>
            </w:r>
            <w:r w:rsidR="00EA6CF0">
              <w:rPr>
                <w:noProof/>
                <w:webHidden/>
              </w:rPr>
              <w:fldChar w:fldCharType="separate"/>
            </w:r>
            <w:r w:rsidR="00687459">
              <w:rPr>
                <w:noProof/>
                <w:webHidden/>
              </w:rPr>
              <w:t>28</w:t>
            </w:r>
            <w:r w:rsidR="00EA6CF0">
              <w:rPr>
                <w:noProof/>
                <w:webHidden/>
              </w:rPr>
              <w:fldChar w:fldCharType="end"/>
            </w:r>
          </w:hyperlink>
        </w:p>
        <w:p w14:paraId="53437A83" w14:textId="77777777" w:rsidR="00EA6CF0" w:rsidRDefault="00F34996">
          <w:pPr>
            <w:pStyle w:val="Verzeichnis3"/>
            <w:tabs>
              <w:tab w:val="left" w:pos="1100"/>
              <w:tab w:val="right" w:leader="dot" w:pos="9062"/>
            </w:tabs>
            <w:rPr>
              <w:noProof/>
              <w:sz w:val="22"/>
            </w:rPr>
          </w:pPr>
          <w:hyperlink w:anchor="_Toc293198286" w:history="1">
            <w:r w:rsidR="00EA6CF0" w:rsidRPr="00667BAD">
              <w:rPr>
                <w:rStyle w:val="Hyperlink"/>
                <w:noProof/>
              </w:rPr>
              <w:t>4.3.4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_Toc293198286 \h </w:instrText>
            </w:r>
            <w:r w:rsidR="00EA6CF0">
              <w:rPr>
                <w:noProof/>
                <w:webHidden/>
              </w:rPr>
            </w:r>
            <w:r w:rsidR="00EA6CF0">
              <w:rPr>
                <w:noProof/>
                <w:webHidden/>
              </w:rPr>
              <w:fldChar w:fldCharType="separate"/>
            </w:r>
            <w:r w:rsidR="00687459">
              <w:rPr>
                <w:noProof/>
                <w:webHidden/>
              </w:rPr>
              <w:t>28</w:t>
            </w:r>
            <w:r w:rsidR="00EA6CF0">
              <w:rPr>
                <w:noProof/>
                <w:webHidden/>
              </w:rPr>
              <w:fldChar w:fldCharType="end"/>
            </w:r>
          </w:hyperlink>
        </w:p>
        <w:p w14:paraId="5EBFD237" w14:textId="77777777" w:rsidR="00EA6CF0" w:rsidRDefault="00F34996">
          <w:pPr>
            <w:pStyle w:val="Verzeichnis3"/>
            <w:tabs>
              <w:tab w:val="left" w:pos="1100"/>
              <w:tab w:val="right" w:leader="dot" w:pos="9062"/>
            </w:tabs>
            <w:rPr>
              <w:noProof/>
              <w:sz w:val="22"/>
            </w:rPr>
          </w:pPr>
          <w:hyperlink w:anchor="_Toc293198287" w:history="1">
            <w:r w:rsidR="00EA6CF0" w:rsidRPr="00667BAD">
              <w:rPr>
                <w:rStyle w:val="Hyperlink"/>
                <w:noProof/>
              </w:rPr>
              <w:t>4.3.5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_Toc293198287 \h </w:instrText>
            </w:r>
            <w:r w:rsidR="00EA6CF0">
              <w:rPr>
                <w:noProof/>
                <w:webHidden/>
              </w:rPr>
            </w:r>
            <w:r w:rsidR="00EA6CF0">
              <w:rPr>
                <w:noProof/>
                <w:webHidden/>
              </w:rPr>
              <w:fldChar w:fldCharType="separate"/>
            </w:r>
            <w:r w:rsidR="00687459">
              <w:rPr>
                <w:noProof/>
                <w:webHidden/>
              </w:rPr>
              <w:t>28</w:t>
            </w:r>
            <w:r w:rsidR="00EA6CF0">
              <w:rPr>
                <w:noProof/>
                <w:webHidden/>
              </w:rPr>
              <w:fldChar w:fldCharType="end"/>
            </w:r>
          </w:hyperlink>
        </w:p>
        <w:p w14:paraId="7FF06257" w14:textId="77777777" w:rsidR="00EA6CF0" w:rsidRDefault="00F34996">
          <w:pPr>
            <w:pStyle w:val="Verzeichnis2"/>
            <w:tabs>
              <w:tab w:val="left" w:pos="880"/>
              <w:tab w:val="right" w:leader="dot" w:pos="9062"/>
            </w:tabs>
            <w:rPr>
              <w:noProof/>
              <w:sz w:val="22"/>
              <w:szCs w:val="22"/>
              <w:lang w:eastAsia="de-CH"/>
            </w:rPr>
          </w:pPr>
          <w:hyperlink w:anchor="_Toc293198288" w:history="1">
            <w:r w:rsidR="00EA6CF0" w:rsidRPr="00667BAD">
              <w:rPr>
                <w:rStyle w:val="Hyperlink"/>
                <w:noProof/>
              </w:rPr>
              <w:t>4.4</w:t>
            </w:r>
            <w:r w:rsidR="00EA6CF0">
              <w:rPr>
                <w:noProof/>
                <w:sz w:val="22"/>
                <w:szCs w:val="22"/>
                <w:lang w:eastAsia="de-CH"/>
              </w:rPr>
              <w:tab/>
            </w:r>
            <w:r w:rsidR="00EA6CF0" w:rsidRPr="00667BAD">
              <w:rPr>
                <w:rStyle w:val="Hyperlink"/>
                <w:noProof/>
              </w:rPr>
              <w:t>Package database</w:t>
            </w:r>
            <w:r w:rsidR="00EA6CF0">
              <w:rPr>
                <w:noProof/>
                <w:webHidden/>
              </w:rPr>
              <w:tab/>
            </w:r>
            <w:r w:rsidR="00EA6CF0">
              <w:rPr>
                <w:noProof/>
                <w:webHidden/>
              </w:rPr>
              <w:fldChar w:fldCharType="begin"/>
            </w:r>
            <w:r w:rsidR="00EA6CF0">
              <w:rPr>
                <w:noProof/>
                <w:webHidden/>
              </w:rPr>
              <w:instrText xml:space="preserve"> PAGEREF _Toc293198288 \h </w:instrText>
            </w:r>
            <w:r w:rsidR="00EA6CF0">
              <w:rPr>
                <w:noProof/>
                <w:webHidden/>
              </w:rPr>
            </w:r>
            <w:r w:rsidR="00EA6CF0">
              <w:rPr>
                <w:noProof/>
                <w:webHidden/>
              </w:rPr>
              <w:fldChar w:fldCharType="separate"/>
            </w:r>
            <w:r w:rsidR="00687459">
              <w:rPr>
                <w:noProof/>
                <w:webHidden/>
              </w:rPr>
              <w:t>28</w:t>
            </w:r>
            <w:r w:rsidR="00EA6CF0">
              <w:rPr>
                <w:noProof/>
                <w:webHidden/>
              </w:rPr>
              <w:fldChar w:fldCharType="end"/>
            </w:r>
          </w:hyperlink>
        </w:p>
        <w:p w14:paraId="43F9A60E" w14:textId="77777777" w:rsidR="00EA6CF0" w:rsidRDefault="00F34996">
          <w:pPr>
            <w:pStyle w:val="Verzeichnis3"/>
            <w:tabs>
              <w:tab w:val="left" w:pos="1100"/>
              <w:tab w:val="right" w:leader="dot" w:pos="9062"/>
            </w:tabs>
            <w:rPr>
              <w:noProof/>
              <w:sz w:val="22"/>
            </w:rPr>
          </w:pPr>
          <w:hyperlink w:anchor="_Toc293198289" w:history="1">
            <w:r w:rsidR="00EA6CF0" w:rsidRPr="00667BAD">
              <w:rPr>
                <w:rStyle w:val="Hyperlink"/>
                <w:noProof/>
              </w:rPr>
              <w:t>4.4.1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_Toc293198289 \h </w:instrText>
            </w:r>
            <w:r w:rsidR="00EA6CF0">
              <w:rPr>
                <w:noProof/>
                <w:webHidden/>
              </w:rPr>
            </w:r>
            <w:r w:rsidR="00EA6CF0">
              <w:rPr>
                <w:noProof/>
                <w:webHidden/>
              </w:rPr>
              <w:fldChar w:fldCharType="separate"/>
            </w:r>
            <w:r w:rsidR="00687459">
              <w:rPr>
                <w:noProof/>
                <w:webHidden/>
              </w:rPr>
              <w:t>28</w:t>
            </w:r>
            <w:r w:rsidR="00EA6CF0">
              <w:rPr>
                <w:noProof/>
                <w:webHidden/>
              </w:rPr>
              <w:fldChar w:fldCharType="end"/>
            </w:r>
          </w:hyperlink>
        </w:p>
        <w:p w14:paraId="5B644A11" w14:textId="77777777" w:rsidR="00EA6CF0" w:rsidRDefault="00F34996">
          <w:pPr>
            <w:pStyle w:val="Verzeichnis3"/>
            <w:tabs>
              <w:tab w:val="left" w:pos="1100"/>
              <w:tab w:val="right" w:leader="dot" w:pos="9062"/>
            </w:tabs>
            <w:rPr>
              <w:noProof/>
              <w:sz w:val="22"/>
            </w:rPr>
          </w:pPr>
          <w:hyperlink w:anchor="_Toc293198290" w:history="1">
            <w:r w:rsidR="00EA6CF0" w:rsidRPr="00667BAD">
              <w:rPr>
                <w:rStyle w:val="Hyperlink"/>
                <w:noProof/>
              </w:rPr>
              <w:t>4.4.2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_Toc293198290 \h </w:instrText>
            </w:r>
            <w:r w:rsidR="00EA6CF0">
              <w:rPr>
                <w:noProof/>
                <w:webHidden/>
              </w:rPr>
            </w:r>
            <w:r w:rsidR="00EA6CF0">
              <w:rPr>
                <w:noProof/>
                <w:webHidden/>
              </w:rPr>
              <w:fldChar w:fldCharType="separate"/>
            </w:r>
            <w:r w:rsidR="00687459">
              <w:rPr>
                <w:noProof/>
                <w:webHidden/>
              </w:rPr>
              <w:t>28</w:t>
            </w:r>
            <w:r w:rsidR="00EA6CF0">
              <w:rPr>
                <w:noProof/>
                <w:webHidden/>
              </w:rPr>
              <w:fldChar w:fldCharType="end"/>
            </w:r>
          </w:hyperlink>
        </w:p>
        <w:p w14:paraId="317A45FE" w14:textId="77777777" w:rsidR="00EA6CF0" w:rsidRDefault="00F34996">
          <w:pPr>
            <w:pStyle w:val="Verzeichnis3"/>
            <w:tabs>
              <w:tab w:val="left" w:pos="1100"/>
              <w:tab w:val="right" w:leader="dot" w:pos="9062"/>
            </w:tabs>
            <w:rPr>
              <w:noProof/>
              <w:sz w:val="22"/>
            </w:rPr>
          </w:pPr>
          <w:hyperlink w:anchor="_Toc293198291" w:history="1">
            <w:r w:rsidR="00EA6CF0" w:rsidRPr="00667BAD">
              <w:rPr>
                <w:rStyle w:val="Hyperlink"/>
                <w:noProof/>
              </w:rPr>
              <w:t>4.4.3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_Toc293198291 \h </w:instrText>
            </w:r>
            <w:r w:rsidR="00EA6CF0">
              <w:rPr>
                <w:noProof/>
                <w:webHidden/>
              </w:rPr>
            </w:r>
            <w:r w:rsidR="00EA6CF0">
              <w:rPr>
                <w:noProof/>
                <w:webHidden/>
              </w:rPr>
              <w:fldChar w:fldCharType="separate"/>
            </w:r>
            <w:r w:rsidR="00687459">
              <w:rPr>
                <w:noProof/>
                <w:webHidden/>
              </w:rPr>
              <w:t>29</w:t>
            </w:r>
            <w:r w:rsidR="00EA6CF0">
              <w:rPr>
                <w:noProof/>
                <w:webHidden/>
              </w:rPr>
              <w:fldChar w:fldCharType="end"/>
            </w:r>
          </w:hyperlink>
        </w:p>
        <w:p w14:paraId="3ADBF69E" w14:textId="77777777" w:rsidR="00EA6CF0" w:rsidRDefault="00F34996">
          <w:pPr>
            <w:pStyle w:val="Verzeichnis3"/>
            <w:tabs>
              <w:tab w:val="left" w:pos="1100"/>
              <w:tab w:val="right" w:leader="dot" w:pos="9062"/>
            </w:tabs>
            <w:rPr>
              <w:noProof/>
              <w:sz w:val="22"/>
            </w:rPr>
          </w:pPr>
          <w:hyperlink w:anchor="_Toc293198292" w:history="1">
            <w:r w:rsidR="00EA6CF0" w:rsidRPr="00667BAD">
              <w:rPr>
                <w:rStyle w:val="Hyperlink"/>
                <w:noProof/>
              </w:rPr>
              <w:t>4.4.4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_Toc293198292 \h </w:instrText>
            </w:r>
            <w:r w:rsidR="00EA6CF0">
              <w:rPr>
                <w:noProof/>
                <w:webHidden/>
              </w:rPr>
            </w:r>
            <w:r w:rsidR="00EA6CF0">
              <w:rPr>
                <w:noProof/>
                <w:webHidden/>
              </w:rPr>
              <w:fldChar w:fldCharType="separate"/>
            </w:r>
            <w:r w:rsidR="00687459">
              <w:rPr>
                <w:noProof/>
                <w:webHidden/>
              </w:rPr>
              <w:t>29</w:t>
            </w:r>
            <w:r w:rsidR="00EA6CF0">
              <w:rPr>
                <w:noProof/>
                <w:webHidden/>
              </w:rPr>
              <w:fldChar w:fldCharType="end"/>
            </w:r>
          </w:hyperlink>
        </w:p>
        <w:p w14:paraId="2390E0F8" w14:textId="77777777" w:rsidR="00EA6CF0" w:rsidRDefault="00F34996">
          <w:pPr>
            <w:pStyle w:val="Verzeichnis3"/>
            <w:tabs>
              <w:tab w:val="left" w:pos="1100"/>
              <w:tab w:val="right" w:leader="dot" w:pos="9062"/>
            </w:tabs>
            <w:rPr>
              <w:noProof/>
              <w:sz w:val="22"/>
            </w:rPr>
          </w:pPr>
          <w:hyperlink w:anchor="_Toc293198293" w:history="1">
            <w:r w:rsidR="00EA6CF0" w:rsidRPr="00667BAD">
              <w:rPr>
                <w:rStyle w:val="Hyperlink"/>
                <w:noProof/>
              </w:rPr>
              <w:t>4.4.5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_Toc293198293 \h </w:instrText>
            </w:r>
            <w:r w:rsidR="00EA6CF0">
              <w:rPr>
                <w:noProof/>
                <w:webHidden/>
              </w:rPr>
            </w:r>
            <w:r w:rsidR="00EA6CF0">
              <w:rPr>
                <w:noProof/>
                <w:webHidden/>
              </w:rPr>
              <w:fldChar w:fldCharType="separate"/>
            </w:r>
            <w:r w:rsidR="00687459">
              <w:rPr>
                <w:noProof/>
                <w:webHidden/>
              </w:rPr>
              <w:t>29</w:t>
            </w:r>
            <w:r w:rsidR="00EA6CF0">
              <w:rPr>
                <w:noProof/>
                <w:webHidden/>
              </w:rPr>
              <w:fldChar w:fldCharType="end"/>
            </w:r>
          </w:hyperlink>
        </w:p>
        <w:p w14:paraId="08134E35" w14:textId="77777777" w:rsidR="00EA6CF0" w:rsidRDefault="00F34996">
          <w:pPr>
            <w:pStyle w:val="Verzeichnis2"/>
            <w:tabs>
              <w:tab w:val="left" w:pos="880"/>
              <w:tab w:val="right" w:leader="dot" w:pos="9062"/>
            </w:tabs>
            <w:rPr>
              <w:noProof/>
              <w:sz w:val="22"/>
              <w:szCs w:val="22"/>
              <w:lang w:eastAsia="de-CH"/>
            </w:rPr>
          </w:pPr>
          <w:hyperlink w:anchor="_Toc293198294" w:history="1">
            <w:r w:rsidR="00EA6CF0" w:rsidRPr="00667BAD">
              <w:rPr>
                <w:rStyle w:val="Hyperlink"/>
                <w:noProof/>
              </w:rPr>
              <w:t>4.5</w:t>
            </w:r>
            <w:r w:rsidR="00EA6CF0">
              <w:rPr>
                <w:noProof/>
                <w:sz w:val="22"/>
                <w:szCs w:val="22"/>
                <w:lang w:eastAsia="de-CH"/>
              </w:rPr>
              <w:tab/>
            </w:r>
            <w:r w:rsidR="00EA6CF0" w:rsidRPr="00667BAD">
              <w:rPr>
                <w:rStyle w:val="Hyperlink"/>
                <w:noProof/>
              </w:rPr>
              <w:t>Package services</w:t>
            </w:r>
            <w:r w:rsidR="00EA6CF0">
              <w:rPr>
                <w:noProof/>
                <w:webHidden/>
              </w:rPr>
              <w:tab/>
            </w:r>
            <w:r w:rsidR="00EA6CF0">
              <w:rPr>
                <w:noProof/>
                <w:webHidden/>
              </w:rPr>
              <w:fldChar w:fldCharType="begin"/>
            </w:r>
            <w:r w:rsidR="00EA6CF0">
              <w:rPr>
                <w:noProof/>
                <w:webHidden/>
              </w:rPr>
              <w:instrText xml:space="preserve"> PAGEREF _Toc293198294 \h </w:instrText>
            </w:r>
            <w:r w:rsidR="00EA6CF0">
              <w:rPr>
                <w:noProof/>
                <w:webHidden/>
              </w:rPr>
            </w:r>
            <w:r w:rsidR="00EA6CF0">
              <w:rPr>
                <w:noProof/>
                <w:webHidden/>
              </w:rPr>
              <w:fldChar w:fldCharType="separate"/>
            </w:r>
            <w:r w:rsidR="00687459">
              <w:rPr>
                <w:noProof/>
                <w:webHidden/>
              </w:rPr>
              <w:t>29</w:t>
            </w:r>
            <w:r w:rsidR="00EA6CF0">
              <w:rPr>
                <w:noProof/>
                <w:webHidden/>
              </w:rPr>
              <w:fldChar w:fldCharType="end"/>
            </w:r>
          </w:hyperlink>
        </w:p>
        <w:p w14:paraId="67ABFF00" w14:textId="77777777" w:rsidR="00EA6CF0" w:rsidRDefault="00F34996">
          <w:pPr>
            <w:pStyle w:val="Verzeichnis3"/>
            <w:tabs>
              <w:tab w:val="left" w:pos="1100"/>
              <w:tab w:val="right" w:leader="dot" w:pos="9062"/>
            </w:tabs>
            <w:rPr>
              <w:noProof/>
              <w:sz w:val="22"/>
            </w:rPr>
          </w:pPr>
          <w:hyperlink w:anchor="_Toc293198295" w:history="1">
            <w:r w:rsidR="00EA6CF0" w:rsidRPr="00667BAD">
              <w:rPr>
                <w:rStyle w:val="Hyperlink"/>
                <w:noProof/>
              </w:rPr>
              <w:t>4.5.1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_Toc293198295 \h </w:instrText>
            </w:r>
            <w:r w:rsidR="00EA6CF0">
              <w:rPr>
                <w:noProof/>
                <w:webHidden/>
              </w:rPr>
            </w:r>
            <w:r w:rsidR="00EA6CF0">
              <w:rPr>
                <w:noProof/>
                <w:webHidden/>
              </w:rPr>
              <w:fldChar w:fldCharType="separate"/>
            </w:r>
            <w:r w:rsidR="00687459">
              <w:rPr>
                <w:noProof/>
                <w:webHidden/>
              </w:rPr>
              <w:t>29</w:t>
            </w:r>
            <w:r w:rsidR="00EA6CF0">
              <w:rPr>
                <w:noProof/>
                <w:webHidden/>
              </w:rPr>
              <w:fldChar w:fldCharType="end"/>
            </w:r>
          </w:hyperlink>
        </w:p>
        <w:p w14:paraId="4C62823C" w14:textId="77777777" w:rsidR="00EA6CF0" w:rsidRDefault="00F34996">
          <w:pPr>
            <w:pStyle w:val="Verzeichnis3"/>
            <w:tabs>
              <w:tab w:val="left" w:pos="1100"/>
              <w:tab w:val="right" w:leader="dot" w:pos="9062"/>
            </w:tabs>
            <w:rPr>
              <w:noProof/>
              <w:sz w:val="22"/>
            </w:rPr>
          </w:pPr>
          <w:hyperlink w:anchor="_Toc293198296" w:history="1">
            <w:r w:rsidR="00EA6CF0" w:rsidRPr="00667BAD">
              <w:rPr>
                <w:rStyle w:val="Hyperlink"/>
                <w:noProof/>
              </w:rPr>
              <w:t>4.5.2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_Toc293198296 \h </w:instrText>
            </w:r>
            <w:r w:rsidR="00EA6CF0">
              <w:rPr>
                <w:noProof/>
                <w:webHidden/>
              </w:rPr>
            </w:r>
            <w:r w:rsidR="00EA6CF0">
              <w:rPr>
                <w:noProof/>
                <w:webHidden/>
              </w:rPr>
              <w:fldChar w:fldCharType="separate"/>
            </w:r>
            <w:r w:rsidR="00687459">
              <w:rPr>
                <w:noProof/>
                <w:webHidden/>
              </w:rPr>
              <w:t>29</w:t>
            </w:r>
            <w:r w:rsidR="00EA6CF0">
              <w:rPr>
                <w:noProof/>
                <w:webHidden/>
              </w:rPr>
              <w:fldChar w:fldCharType="end"/>
            </w:r>
          </w:hyperlink>
        </w:p>
        <w:p w14:paraId="7A2B0C76" w14:textId="77777777" w:rsidR="00EA6CF0" w:rsidRDefault="00F34996">
          <w:pPr>
            <w:pStyle w:val="Verzeichnis3"/>
            <w:tabs>
              <w:tab w:val="left" w:pos="1100"/>
              <w:tab w:val="right" w:leader="dot" w:pos="9062"/>
            </w:tabs>
            <w:rPr>
              <w:noProof/>
              <w:sz w:val="22"/>
            </w:rPr>
          </w:pPr>
          <w:hyperlink w:anchor="_Toc293198297" w:history="1">
            <w:r w:rsidR="00EA6CF0" w:rsidRPr="00667BAD">
              <w:rPr>
                <w:rStyle w:val="Hyperlink"/>
                <w:noProof/>
              </w:rPr>
              <w:t>4.5.3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_Toc293198297 \h </w:instrText>
            </w:r>
            <w:r w:rsidR="00EA6CF0">
              <w:rPr>
                <w:noProof/>
                <w:webHidden/>
              </w:rPr>
            </w:r>
            <w:r w:rsidR="00EA6CF0">
              <w:rPr>
                <w:noProof/>
                <w:webHidden/>
              </w:rPr>
              <w:fldChar w:fldCharType="separate"/>
            </w:r>
            <w:r w:rsidR="00687459">
              <w:rPr>
                <w:noProof/>
                <w:webHidden/>
              </w:rPr>
              <w:t>29</w:t>
            </w:r>
            <w:r w:rsidR="00EA6CF0">
              <w:rPr>
                <w:noProof/>
                <w:webHidden/>
              </w:rPr>
              <w:fldChar w:fldCharType="end"/>
            </w:r>
          </w:hyperlink>
        </w:p>
        <w:p w14:paraId="608A14CF" w14:textId="77777777" w:rsidR="00EA6CF0" w:rsidRDefault="00F34996">
          <w:pPr>
            <w:pStyle w:val="Verzeichnis3"/>
            <w:tabs>
              <w:tab w:val="left" w:pos="1100"/>
              <w:tab w:val="right" w:leader="dot" w:pos="9062"/>
            </w:tabs>
            <w:rPr>
              <w:noProof/>
              <w:sz w:val="22"/>
            </w:rPr>
          </w:pPr>
          <w:hyperlink w:anchor="_Toc293198298" w:history="1">
            <w:r w:rsidR="00EA6CF0" w:rsidRPr="00667BAD">
              <w:rPr>
                <w:rStyle w:val="Hyperlink"/>
                <w:noProof/>
              </w:rPr>
              <w:t>4.5.4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_Toc293198298 \h </w:instrText>
            </w:r>
            <w:r w:rsidR="00EA6CF0">
              <w:rPr>
                <w:noProof/>
                <w:webHidden/>
              </w:rPr>
            </w:r>
            <w:r w:rsidR="00EA6CF0">
              <w:rPr>
                <w:noProof/>
                <w:webHidden/>
              </w:rPr>
              <w:fldChar w:fldCharType="separate"/>
            </w:r>
            <w:r w:rsidR="00687459">
              <w:rPr>
                <w:noProof/>
                <w:webHidden/>
              </w:rPr>
              <w:t>29</w:t>
            </w:r>
            <w:r w:rsidR="00EA6CF0">
              <w:rPr>
                <w:noProof/>
                <w:webHidden/>
              </w:rPr>
              <w:fldChar w:fldCharType="end"/>
            </w:r>
          </w:hyperlink>
        </w:p>
        <w:p w14:paraId="2C4D327A" w14:textId="77777777" w:rsidR="00EA6CF0" w:rsidRDefault="00F34996">
          <w:pPr>
            <w:pStyle w:val="Verzeichnis3"/>
            <w:tabs>
              <w:tab w:val="left" w:pos="1100"/>
              <w:tab w:val="right" w:leader="dot" w:pos="9062"/>
            </w:tabs>
            <w:rPr>
              <w:noProof/>
              <w:sz w:val="22"/>
            </w:rPr>
          </w:pPr>
          <w:hyperlink w:anchor="_Toc293198299" w:history="1">
            <w:r w:rsidR="00EA6CF0" w:rsidRPr="00667BAD">
              <w:rPr>
                <w:rStyle w:val="Hyperlink"/>
                <w:noProof/>
              </w:rPr>
              <w:t>4.5.5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_Toc293198299 \h </w:instrText>
            </w:r>
            <w:r w:rsidR="00EA6CF0">
              <w:rPr>
                <w:noProof/>
                <w:webHidden/>
              </w:rPr>
            </w:r>
            <w:r w:rsidR="00EA6CF0">
              <w:rPr>
                <w:noProof/>
                <w:webHidden/>
              </w:rPr>
              <w:fldChar w:fldCharType="separate"/>
            </w:r>
            <w:r w:rsidR="00687459">
              <w:rPr>
                <w:noProof/>
                <w:webHidden/>
              </w:rPr>
              <w:t>30</w:t>
            </w:r>
            <w:r w:rsidR="00EA6CF0">
              <w:rPr>
                <w:noProof/>
                <w:webHidden/>
              </w:rPr>
              <w:fldChar w:fldCharType="end"/>
            </w:r>
          </w:hyperlink>
        </w:p>
        <w:p w14:paraId="28962DAA" w14:textId="77777777" w:rsidR="00EA6CF0" w:rsidRDefault="00F34996">
          <w:pPr>
            <w:pStyle w:val="Verzeichnis2"/>
            <w:tabs>
              <w:tab w:val="left" w:pos="880"/>
              <w:tab w:val="right" w:leader="dot" w:pos="9062"/>
            </w:tabs>
            <w:rPr>
              <w:noProof/>
              <w:sz w:val="22"/>
              <w:szCs w:val="22"/>
              <w:lang w:eastAsia="de-CH"/>
            </w:rPr>
          </w:pPr>
          <w:hyperlink w:anchor="_Toc293198300" w:history="1">
            <w:r w:rsidR="00EA6CF0" w:rsidRPr="00667BAD">
              <w:rPr>
                <w:rStyle w:val="Hyperlink"/>
                <w:noProof/>
              </w:rPr>
              <w:t>4.6</w:t>
            </w:r>
            <w:r w:rsidR="00EA6CF0">
              <w:rPr>
                <w:noProof/>
                <w:sz w:val="22"/>
                <w:szCs w:val="22"/>
                <w:lang w:eastAsia="de-CH"/>
              </w:rPr>
              <w:tab/>
            </w:r>
            <w:r w:rsidR="00EA6CF0" w:rsidRPr="00667BAD">
              <w:rPr>
                <w:rStyle w:val="Hyperlink"/>
                <w:noProof/>
              </w:rPr>
              <w:t>Package gui/gen</w:t>
            </w:r>
            <w:r w:rsidR="00EA6CF0">
              <w:rPr>
                <w:noProof/>
                <w:webHidden/>
              </w:rPr>
              <w:tab/>
            </w:r>
            <w:r w:rsidR="00EA6CF0">
              <w:rPr>
                <w:noProof/>
                <w:webHidden/>
              </w:rPr>
              <w:fldChar w:fldCharType="begin"/>
            </w:r>
            <w:r w:rsidR="00EA6CF0">
              <w:rPr>
                <w:noProof/>
                <w:webHidden/>
              </w:rPr>
              <w:instrText xml:space="preserve"> PAGEREF _Toc293198300 \h </w:instrText>
            </w:r>
            <w:r w:rsidR="00EA6CF0">
              <w:rPr>
                <w:noProof/>
                <w:webHidden/>
              </w:rPr>
            </w:r>
            <w:r w:rsidR="00EA6CF0">
              <w:rPr>
                <w:noProof/>
                <w:webHidden/>
              </w:rPr>
              <w:fldChar w:fldCharType="separate"/>
            </w:r>
            <w:r w:rsidR="00687459">
              <w:rPr>
                <w:noProof/>
                <w:webHidden/>
              </w:rPr>
              <w:t>30</w:t>
            </w:r>
            <w:r w:rsidR="00EA6CF0">
              <w:rPr>
                <w:noProof/>
                <w:webHidden/>
              </w:rPr>
              <w:fldChar w:fldCharType="end"/>
            </w:r>
          </w:hyperlink>
        </w:p>
        <w:p w14:paraId="2462A734" w14:textId="77777777" w:rsidR="00EA6CF0" w:rsidRDefault="00F34996">
          <w:pPr>
            <w:pStyle w:val="Verzeichnis3"/>
            <w:tabs>
              <w:tab w:val="left" w:pos="1100"/>
              <w:tab w:val="right" w:leader="dot" w:pos="9062"/>
            </w:tabs>
            <w:rPr>
              <w:noProof/>
              <w:sz w:val="22"/>
            </w:rPr>
          </w:pPr>
          <w:hyperlink w:anchor="_Toc293198301" w:history="1">
            <w:r w:rsidR="00EA6CF0" w:rsidRPr="00667BAD">
              <w:rPr>
                <w:rStyle w:val="Hyperlink"/>
                <w:noProof/>
              </w:rPr>
              <w:t>4.6.1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_Toc293198301 \h </w:instrText>
            </w:r>
            <w:r w:rsidR="00EA6CF0">
              <w:rPr>
                <w:noProof/>
                <w:webHidden/>
              </w:rPr>
            </w:r>
            <w:r w:rsidR="00EA6CF0">
              <w:rPr>
                <w:noProof/>
                <w:webHidden/>
              </w:rPr>
              <w:fldChar w:fldCharType="separate"/>
            </w:r>
            <w:r w:rsidR="00687459">
              <w:rPr>
                <w:noProof/>
                <w:webHidden/>
              </w:rPr>
              <w:t>30</w:t>
            </w:r>
            <w:r w:rsidR="00EA6CF0">
              <w:rPr>
                <w:noProof/>
                <w:webHidden/>
              </w:rPr>
              <w:fldChar w:fldCharType="end"/>
            </w:r>
          </w:hyperlink>
        </w:p>
        <w:p w14:paraId="77B54490" w14:textId="77777777" w:rsidR="00EA6CF0" w:rsidRDefault="00F34996">
          <w:pPr>
            <w:pStyle w:val="Verzeichnis3"/>
            <w:tabs>
              <w:tab w:val="left" w:pos="1100"/>
              <w:tab w:val="right" w:leader="dot" w:pos="9062"/>
            </w:tabs>
            <w:rPr>
              <w:noProof/>
              <w:sz w:val="22"/>
            </w:rPr>
          </w:pPr>
          <w:hyperlink w:anchor="_Toc293198302" w:history="1">
            <w:r w:rsidR="00EA6CF0" w:rsidRPr="00667BAD">
              <w:rPr>
                <w:rStyle w:val="Hyperlink"/>
                <w:noProof/>
              </w:rPr>
              <w:t>4.6.2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_Toc293198302 \h </w:instrText>
            </w:r>
            <w:r w:rsidR="00EA6CF0">
              <w:rPr>
                <w:noProof/>
                <w:webHidden/>
              </w:rPr>
            </w:r>
            <w:r w:rsidR="00EA6CF0">
              <w:rPr>
                <w:noProof/>
                <w:webHidden/>
              </w:rPr>
              <w:fldChar w:fldCharType="separate"/>
            </w:r>
            <w:r w:rsidR="00687459">
              <w:rPr>
                <w:noProof/>
                <w:webHidden/>
              </w:rPr>
              <w:t>31</w:t>
            </w:r>
            <w:r w:rsidR="00EA6CF0">
              <w:rPr>
                <w:noProof/>
                <w:webHidden/>
              </w:rPr>
              <w:fldChar w:fldCharType="end"/>
            </w:r>
          </w:hyperlink>
        </w:p>
        <w:p w14:paraId="00143DE1" w14:textId="77777777" w:rsidR="00EA6CF0" w:rsidRDefault="00F34996">
          <w:pPr>
            <w:pStyle w:val="Verzeichnis3"/>
            <w:tabs>
              <w:tab w:val="left" w:pos="1100"/>
              <w:tab w:val="right" w:leader="dot" w:pos="9062"/>
            </w:tabs>
            <w:rPr>
              <w:noProof/>
              <w:sz w:val="22"/>
            </w:rPr>
          </w:pPr>
          <w:hyperlink w:anchor="_Toc293198303" w:history="1">
            <w:r w:rsidR="00EA6CF0" w:rsidRPr="00667BAD">
              <w:rPr>
                <w:rStyle w:val="Hyperlink"/>
                <w:noProof/>
              </w:rPr>
              <w:t>4.6.3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_Toc293198303 \h </w:instrText>
            </w:r>
            <w:r w:rsidR="00EA6CF0">
              <w:rPr>
                <w:noProof/>
                <w:webHidden/>
              </w:rPr>
            </w:r>
            <w:r w:rsidR="00EA6CF0">
              <w:rPr>
                <w:noProof/>
                <w:webHidden/>
              </w:rPr>
              <w:fldChar w:fldCharType="separate"/>
            </w:r>
            <w:r w:rsidR="00687459">
              <w:rPr>
                <w:noProof/>
                <w:webHidden/>
              </w:rPr>
              <w:t>31</w:t>
            </w:r>
            <w:r w:rsidR="00EA6CF0">
              <w:rPr>
                <w:noProof/>
                <w:webHidden/>
              </w:rPr>
              <w:fldChar w:fldCharType="end"/>
            </w:r>
          </w:hyperlink>
        </w:p>
        <w:p w14:paraId="23969411" w14:textId="77777777" w:rsidR="00EA6CF0" w:rsidRDefault="00F34996">
          <w:pPr>
            <w:pStyle w:val="Verzeichnis3"/>
            <w:tabs>
              <w:tab w:val="left" w:pos="1100"/>
              <w:tab w:val="right" w:leader="dot" w:pos="9062"/>
            </w:tabs>
            <w:rPr>
              <w:noProof/>
              <w:sz w:val="22"/>
            </w:rPr>
          </w:pPr>
          <w:hyperlink w:anchor="_Toc293198304" w:history="1">
            <w:r w:rsidR="00EA6CF0" w:rsidRPr="00667BAD">
              <w:rPr>
                <w:rStyle w:val="Hyperlink"/>
                <w:noProof/>
              </w:rPr>
              <w:t>4.6.4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_Toc293198304 \h </w:instrText>
            </w:r>
            <w:r w:rsidR="00EA6CF0">
              <w:rPr>
                <w:noProof/>
                <w:webHidden/>
              </w:rPr>
            </w:r>
            <w:r w:rsidR="00EA6CF0">
              <w:rPr>
                <w:noProof/>
                <w:webHidden/>
              </w:rPr>
              <w:fldChar w:fldCharType="separate"/>
            </w:r>
            <w:r w:rsidR="00687459">
              <w:rPr>
                <w:noProof/>
                <w:webHidden/>
              </w:rPr>
              <w:t>31</w:t>
            </w:r>
            <w:r w:rsidR="00EA6CF0">
              <w:rPr>
                <w:noProof/>
                <w:webHidden/>
              </w:rPr>
              <w:fldChar w:fldCharType="end"/>
            </w:r>
          </w:hyperlink>
        </w:p>
        <w:p w14:paraId="62BB13E9" w14:textId="77777777" w:rsidR="00EA6CF0" w:rsidRDefault="00F34996">
          <w:pPr>
            <w:pStyle w:val="Verzeichnis3"/>
            <w:tabs>
              <w:tab w:val="left" w:pos="1100"/>
              <w:tab w:val="right" w:leader="dot" w:pos="9062"/>
            </w:tabs>
            <w:rPr>
              <w:noProof/>
              <w:sz w:val="22"/>
            </w:rPr>
          </w:pPr>
          <w:hyperlink w:anchor="_Toc293198305" w:history="1">
            <w:r w:rsidR="00EA6CF0" w:rsidRPr="00667BAD">
              <w:rPr>
                <w:rStyle w:val="Hyperlink"/>
                <w:noProof/>
              </w:rPr>
              <w:t>4.6.5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_Toc293198305 \h </w:instrText>
            </w:r>
            <w:r w:rsidR="00EA6CF0">
              <w:rPr>
                <w:noProof/>
                <w:webHidden/>
              </w:rPr>
            </w:r>
            <w:r w:rsidR="00EA6CF0">
              <w:rPr>
                <w:noProof/>
                <w:webHidden/>
              </w:rPr>
              <w:fldChar w:fldCharType="separate"/>
            </w:r>
            <w:r w:rsidR="00687459">
              <w:rPr>
                <w:noProof/>
                <w:webHidden/>
              </w:rPr>
              <w:t>31</w:t>
            </w:r>
            <w:r w:rsidR="00EA6CF0">
              <w:rPr>
                <w:noProof/>
                <w:webHidden/>
              </w:rPr>
              <w:fldChar w:fldCharType="end"/>
            </w:r>
          </w:hyperlink>
        </w:p>
        <w:p w14:paraId="3DF7C0EA" w14:textId="77777777" w:rsidR="00EA6CF0" w:rsidRDefault="00F34996">
          <w:pPr>
            <w:pStyle w:val="Verzeichnis2"/>
            <w:tabs>
              <w:tab w:val="left" w:pos="880"/>
              <w:tab w:val="right" w:leader="dot" w:pos="9062"/>
            </w:tabs>
            <w:rPr>
              <w:noProof/>
              <w:sz w:val="22"/>
              <w:szCs w:val="22"/>
              <w:lang w:eastAsia="de-CH"/>
            </w:rPr>
          </w:pPr>
          <w:hyperlink w:anchor="_Toc293198306" w:history="1">
            <w:r w:rsidR="00EA6CF0" w:rsidRPr="00667BAD">
              <w:rPr>
                <w:rStyle w:val="Hyperlink"/>
                <w:noProof/>
              </w:rPr>
              <w:t>4.7</w:t>
            </w:r>
            <w:r w:rsidR="00EA6CF0">
              <w:rPr>
                <w:noProof/>
                <w:sz w:val="22"/>
                <w:szCs w:val="22"/>
                <w:lang w:eastAsia="de-CH"/>
              </w:rPr>
              <w:tab/>
            </w:r>
            <w:r w:rsidR="00EA6CF0" w:rsidRPr="00667BAD">
              <w:rPr>
                <w:rStyle w:val="Hyperlink"/>
                <w:noProof/>
              </w:rPr>
              <w:t>Package activities</w:t>
            </w:r>
            <w:r w:rsidR="00EA6CF0">
              <w:rPr>
                <w:noProof/>
                <w:webHidden/>
              </w:rPr>
              <w:tab/>
            </w:r>
            <w:r w:rsidR="00EA6CF0">
              <w:rPr>
                <w:noProof/>
                <w:webHidden/>
              </w:rPr>
              <w:fldChar w:fldCharType="begin"/>
            </w:r>
            <w:r w:rsidR="00EA6CF0">
              <w:rPr>
                <w:noProof/>
                <w:webHidden/>
              </w:rPr>
              <w:instrText xml:space="preserve"> PAGEREF _Toc293198306 \h </w:instrText>
            </w:r>
            <w:r w:rsidR="00EA6CF0">
              <w:rPr>
                <w:noProof/>
                <w:webHidden/>
              </w:rPr>
            </w:r>
            <w:r w:rsidR="00EA6CF0">
              <w:rPr>
                <w:noProof/>
                <w:webHidden/>
              </w:rPr>
              <w:fldChar w:fldCharType="separate"/>
            </w:r>
            <w:r w:rsidR="00687459">
              <w:rPr>
                <w:noProof/>
                <w:webHidden/>
              </w:rPr>
              <w:t>31</w:t>
            </w:r>
            <w:r w:rsidR="00EA6CF0">
              <w:rPr>
                <w:noProof/>
                <w:webHidden/>
              </w:rPr>
              <w:fldChar w:fldCharType="end"/>
            </w:r>
          </w:hyperlink>
        </w:p>
        <w:p w14:paraId="64B0A0BB" w14:textId="77777777" w:rsidR="00EA6CF0" w:rsidRDefault="00F34996">
          <w:pPr>
            <w:pStyle w:val="Verzeichnis3"/>
            <w:tabs>
              <w:tab w:val="left" w:pos="1100"/>
              <w:tab w:val="right" w:leader="dot" w:pos="9062"/>
            </w:tabs>
            <w:rPr>
              <w:noProof/>
              <w:sz w:val="22"/>
            </w:rPr>
          </w:pPr>
          <w:hyperlink w:anchor="_Toc293198307" w:history="1">
            <w:r w:rsidR="00EA6CF0" w:rsidRPr="00667BAD">
              <w:rPr>
                <w:rStyle w:val="Hyperlink"/>
                <w:noProof/>
              </w:rPr>
              <w:t>4.7.1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_Toc293198307 \h </w:instrText>
            </w:r>
            <w:r w:rsidR="00EA6CF0">
              <w:rPr>
                <w:noProof/>
                <w:webHidden/>
              </w:rPr>
            </w:r>
            <w:r w:rsidR="00EA6CF0">
              <w:rPr>
                <w:noProof/>
                <w:webHidden/>
              </w:rPr>
              <w:fldChar w:fldCharType="separate"/>
            </w:r>
            <w:r w:rsidR="00687459">
              <w:rPr>
                <w:noProof/>
                <w:webHidden/>
              </w:rPr>
              <w:t>31</w:t>
            </w:r>
            <w:r w:rsidR="00EA6CF0">
              <w:rPr>
                <w:noProof/>
                <w:webHidden/>
              </w:rPr>
              <w:fldChar w:fldCharType="end"/>
            </w:r>
          </w:hyperlink>
        </w:p>
        <w:p w14:paraId="671309F6" w14:textId="77777777" w:rsidR="00EA6CF0" w:rsidRDefault="00F34996">
          <w:pPr>
            <w:pStyle w:val="Verzeichnis3"/>
            <w:tabs>
              <w:tab w:val="left" w:pos="1100"/>
              <w:tab w:val="right" w:leader="dot" w:pos="9062"/>
            </w:tabs>
            <w:rPr>
              <w:noProof/>
              <w:sz w:val="22"/>
            </w:rPr>
          </w:pPr>
          <w:hyperlink w:anchor="_Toc293198308" w:history="1">
            <w:r w:rsidR="00EA6CF0" w:rsidRPr="00667BAD">
              <w:rPr>
                <w:rStyle w:val="Hyperlink"/>
                <w:noProof/>
              </w:rPr>
              <w:t>4.7.2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_Toc293198308 \h </w:instrText>
            </w:r>
            <w:r w:rsidR="00EA6CF0">
              <w:rPr>
                <w:noProof/>
                <w:webHidden/>
              </w:rPr>
            </w:r>
            <w:r w:rsidR="00EA6CF0">
              <w:rPr>
                <w:noProof/>
                <w:webHidden/>
              </w:rPr>
              <w:fldChar w:fldCharType="separate"/>
            </w:r>
            <w:r w:rsidR="00687459">
              <w:rPr>
                <w:noProof/>
                <w:webHidden/>
              </w:rPr>
              <w:t>31</w:t>
            </w:r>
            <w:r w:rsidR="00EA6CF0">
              <w:rPr>
                <w:noProof/>
                <w:webHidden/>
              </w:rPr>
              <w:fldChar w:fldCharType="end"/>
            </w:r>
          </w:hyperlink>
        </w:p>
        <w:p w14:paraId="60720F03" w14:textId="77777777" w:rsidR="00EA6CF0" w:rsidRDefault="00F34996">
          <w:pPr>
            <w:pStyle w:val="Verzeichnis3"/>
            <w:tabs>
              <w:tab w:val="left" w:pos="1100"/>
              <w:tab w:val="right" w:leader="dot" w:pos="9062"/>
            </w:tabs>
            <w:rPr>
              <w:noProof/>
              <w:sz w:val="22"/>
            </w:rPr>
          </w:pPr>
          <w:hyperlink w:anchor="_Toc293198309" w:history="1">
            <w:r w:rsidR="00EA6CF0" w:rsidRPr="00667BAD">
              <w:rPr>
                <w:rStyle w:val="Hyperlink"/>
                <w:noProof/>
              </w:rPr>
              <w:t>4.7.3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_Toc293198309 \h </w:instrText>
            </w:r>
            <w:r w:rsidR="00EA6CF0">
              <w:rPr>
                <w:noProof/>
                <w:webHidden/>
              </w:rPr>
            </w:r>
            <w:r w:rsidR="00EA6CF0">
              <w:rPr>
                <w:noProof/>
                <w:webHidden/>
              </w:rPr>
              <w:fldChar w:fldCharType="separate"/>
            </w:r>
            <w:r w:rsidR="00687459">
              <w:rPr>
                <w:noProof/>
                <w:webHidden/>
              </w:rPr>
              <w:t>31</w:t>
            </w:r>
            <w:r w:rsidR="00EA6CF0">
              <w:rPr>
                <w:noProof/>
                <w:webHidden/>
              </w:rPr>
              <w:fldChar w:fldCharType="end"/>
            </w:r>
          </w:hyperlink>
        </w:p>
        <w:p w14:paraId="12B6CE78" w14:textId="77777777" w:rsidR="00EA6CF0" w:rsidRDefault="00F34996">
          <w:pPr>
            <w:pStyle w:val="Verzeichnis3"/>
            <w:tabs>
              <w:tab w:val="left" w:pos="1100"/>
              <w:tab w:val="right" w:leader="dot" w:pos="9062"/>
            </w:tabs>
            <w:rPr>
              <w:noProof/>
              <w:sz w:val="22"/>
            </w:rPr>
          </w:pPr>
          <w:hyperlink w:anchor="_Toc293198310" w:history="1">
            <w:r w:rsidR="00EA6CF0" w:rsidRPr="00667BAD">
              <w:rPr>
                <w:rStyle w:val="Hyperlink"/>
                <w:noProof/>
              </w:rPr>
              <w:t>4.7.4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_Toc293198310 \h </w:instrText>
            </w:r>
            <w:r w:rsidR="00EA6CF0">
              <w:rPr>
                <w:noProof/>
                <w:webHidden/>
              </w:rPr>
            </w:r>
            <w:r w:rsidR="00EA6CF0">
              <w:rPr>
                <w:noProof/>
                <w:webHidden/>
              </w:rPr>
              <w:fldChar w:fldCharType="separate"/>
            </w:r>
            <w:r w:rsidR="00687459">
              <w:rPr>
                <w:noProof/>
                <w:webHidden/>
              </w:rPr>
              <w:t>31</w:t>
            </w:r>
            <w:r w:rsidR="00EA6CF0">
              <w:rPr>
                <w:noProof/>
                <w:webHidden/>
              </w:rPr>
              <w:fldChar w:fldCharType="end"/>
            </w:r>
          </w:hyperlink>
        </w:p>
        <w:p w14:paraId="0A1B860C" w14:textId="77777777" w:rsidR="00EA6CF0" w:rsidRDefault="00F34996">
          <w:pPr>
            <w:pStyle w:val="Verzeichnis3"/>
            <w:tabs>
              <w:tab w:val="left" w:pos="1100"/>
              <w:tab w:val="right" w:leader="dot" w:pos="9062"/>
            </w:tabs>
            <w:rPr>
              <w:noProof/>
              <w:sz w:val="22"/>
            </w:rPr>
          </w:pPr>
          <w:hyperlink w:anchor="_Toc293198311" w:history="1">
            <w:r w:rsidR="00EA6CF0" w:rsidRPr="00667BAD">
              <w:rPr>
                <w:rStyle w:val="Hyperlink"/>
                <w:noProof/>
              </w:rPr>
              <w:t>4.7.5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_Toc293198311 \h </w:instrText>
            </w:r>
            <w:r w:rsidR="00EA6CF0">
              <w:rPr>
                <w:noProof/>
                <w:webHidden/>
              </w:rPr>
            </w:r>
            <w:r w:rsidR="00EA6CF0">
              <w:rPr>
                <w:noProof/>
                <w:webHidden/>
              </w:rPr>
              <w:fldChar w:fldCharType="separate"/>
            </w:r>
            <w:r w:rsidR="00687459">
              <w:rPr>
                <w:noProof/>
                <w:webHidden/>
              </w:rPr>
              <w:t>32</w:t>
            </w:r>
            <w:r w:rsidR="00EA6CF0">
              <w:rPr>
                <w:noProof/>
                <w:webHidden/>
              </w:rPr>
              <w:fldChar w:fldCharType="end"/>
            </w:r>
          </w:hyperlink>
        </w:p>
        <w:p w14:paraId="5CF23387" w14:textId="77777777" w:rsidR="00EA6CF0" w:rsidRDefault="00F34996">
          <w:pPr>
            <w:pStyle w:val="Verzeichnis1"/>
            <w:tabs>
              <w:tab w:val="left" w:pos="440"/>
              <w:tab w:val="right" w:leader="dot" w:pos="9062"/>
            </w:tabs>
            <w:rPr>
              <w:b w:val="0"/>
              <w:noProof/>
              <w:sz w:val="22"/>
              <w:szCs w:val="22"/>
              <w:lang w:eastAsia="de-CH"/>
            </w:rPr>
          </w:pPr>
          <w:hyperlink w:anchor="_Toc293198312" w:history="1">
            <w:r w:rsidR="00EA6CF0" w:rsidRPr="00667BAD">
              <w:rPr>
                <w:rStyle w:val="Hyperlink"/>
                <w:noProof/>
              </w:rPr>
              <w:t>5</w:t>
            </w:r>
            <w:r w:rsidR="00EA6CF0">
              <w:rPr>
                <w:b w:val="0"/>
                <w:noProof/>
                <w:sz w:val="22"/>
                <w:szCs w:val="22"/>
                <w:lang w:eastAsia="de-CH"/>
              </w:rPr>
              <w:tab/>
            </w:r>
            <w:r w:rsidR="00EA6CF0" w:rsidRPr="00667BAD">
              <w:rPr>
                <w:rStyle w:val="Hyperlink"/>
                <w:noProof/>
              </w:rPr>
              <w:t>Real Use Cases</w:t>
            </w:r>
            <w:r w:rsidR="00EA6CF0">
              <w:rPr>
                <w:noProof/>
                <w:webHidden/>
              </w:rPr>
              <w:tab/>
            </w:r>
            <w:r w:rsidR="00EA6CF0">
              <w:rPr>
                <w:noProof/>
                <w:webHidden/>
              </w:rPr>
              <w:fldChar w:fldCharType="begin"/>
            </w:r>
            <w:r w:rsidR="00EA6CF0">
              <w:rPr>
                <w:noProof/>
                <w:webHidden/>
              </w:rPr>
              <w:instrText xml:space="preserve"> PAGEREF _Toc293198312 \h </w:instrText>
            </w:r>
            <w:r w:rsidR="00EA6CF0">
              <w:rPr>
                <w:noProof/>
                <w:webHidden/>
              </w:rPr>
            </w:r>
            <w:r w:rsidR="00EA6CF0">
              <w:rPr>
                <w:noProof/>
                <w:webHidden/>
              </w:rPr>
              <w:fldChar w:fldCharType="separate"/>
            </w:r>
            <w:r w:rsidR="00687459">
              <w:rPr>
                <w:noProof/>
                <w:webHidden/>
              </w:rPr>
              <w:t>33</w:t>
            </w:r>
            <w:r w:rsidR="00EA6CF0">
              <w:rPr>
                <w:noProof/>
                <w:webHidden/>
              </w:rPr>
              <w:fldChar w:fldCharType="end"/>
            </w:r>
          </w:hyperlink>
        </w:p>
        <w:p w14:paraId="52AFB296" w14:textId="77777777" w:rsidR="00EA6CF0" w:rsidRDefault="00F34996">
          <w:pPr>
            <w:pStyle w:val="Verzeichnis1"/>
            <w:tabs>
              <w:tab w:val="left" w:pos="440"/>
              <w:tab w:val="right" w:leader="dot" w:pos="9062"/>
            </w:tabs>
            <w:rPr>
              <w:b w:val="0"/>
              <w:noProof/>
              <w:sz w:val="22"/>
              <w:szCs w:val="22"/>
              <w:lang w:eastAsia="de-CH"/>
            </w:rPr>
          </w:pPr>
          <w:hyperlink w:anchor="_Toc293198313" w:history="1">
            <w:r w:rsidR="00EA6CF0" w:rsidRPr="00667BAD">
              <w:rPr>
                <w:rStyle w:val="Hyperlink"/>
                <w:noProof/>
              </w:rPr>
              <w:t>6</w:t>
            </w:r>
            <w:r w:rsidR="00EA6CF0">
              <w:rPr>
                <w:b w:val="0"/>
                <w:noProof/>
                <w:sz w:val="22"/>
                <w:szCs w:val="22"/>
                <w:lang w:eastAsia="de-CH"/>
              </w:rPr>
              <w:tab/>
            </w:r>
            <w:r w:rsidR="00EA6CF0" w:rsidRPr="00667BAD">
              <w:rPr>
                <w:rStyle w:val="Hyperlink"/>
                <w:noProof/>
              </w:rPr>
              <w:t>Prozesse und Threads</w:t>
            </w:r>
            <w:r w:rsidR="00EA6CF0">
              <w:rPr>
                <w:noProof/>
                <w:webHidden/>
              </w:rPr>
              <w:tab/>
            </w:r>
            <w:r w:rsidR="00EA6CF0">
              <w:rPr>
                <w:noProof/>
                <w:webHidden/>
              </w:rPr>
              <w:fldChar w:fldCharType="begin"/>
            </w:r>
            <w:r w:rsidR="00EA6CF0">
              <w:rPr>
                <w:noProof/>
                <w:webHidden/>
              </w:rPr>
              <w:instrText xml:space="preserve"> PAGEREF _Toc293198313 \h </w:instrText>
            </w:r>
            <w:r w:rsidR="00EA6CF0">
              <w:rPr>
                <w:noProof/>
                <w:webHidden/>
              </w:rPr>
            </w:r>
            <w:r w:rsidR="00EA6CF0">
              <w:rPr>
                <w:noProof/>
                <w:webHidden/>
              </w:rPr>
              <w:fldChar w:fldCharType="separate"/>
            </w:r>
            <w:r w:rsidR="00687459">
              <w:rPr>
                <w:noProof/>
                <w:webHidden/>
              </w:rPr>
              <w:t>36</w:t>
            </w:r>
            <w:r w:rsidR="00EA6CF0">
              <w:rPr>
                <w:noProof/>
                <w:webHidden/>
              </w:rPr>
              <w:fldChar w:fldCharType="end"/>
            </w:r>
          </w:hyperlink>
        </w:p>
        <w:p w14:paraId="3962F797" w14:textId="77777777" w:rsidR="00EA6CF0" w:rsidRDefault="00F34996">
          <w:pPr>
            <w:pStyle w:val="Verzeichnis2"/>
            <w:tabs>
              <w:tab w:val="left" w:pos="880"/>
              <w:tab w:val="right" w:leader="dot" w:pos="9062"/>
            </w:tabs>
            <w:rPr>
              <w:noProof/>
              <w:sz w:val="22"/>
              <w:szCs w:val="22"/>
              <w:lang w:eastAsia="de-CH"/>
            </w:rPr>
          </w:pPr>
          <w:hyperlink w:anchor="_Toc293198314" w:history="1">
            <w:r w:rsidR="00EA6CF0" w:rsidRPr="00667BAD">
              <w:rPr>
                <w:rStyle w:val="Hyperlink"/>
                <w:noProof/>
              </w:rPr>
              <w:t>6.1</w:t>
            </w:r>
            <w:r w:rsidR="00EA6CF0">
              <w:rPr>
                <w:noProof/>
                <w:sz w:val="22"/>
                <w:szCs w:val="22"/>
                <w:lang w:eastAsia="de-CH"/>
              </w:rPr>
              <w:tab/>
            </w:r>
            <w:r w:rsidR="00EA6CF0" w:rsidRPr="00667BAD">
              <w:rPr>
                <w:rStyle w:val="Hyperlink"/>
                <w:noProof/>
              </w:rPr>
              <w:t>Server</w:t>
            </w:r>
            <w:r w:rsidR="00EA6CF0">
              <w:rPr>
                <w:noProof/>
                <w:webHidden/>
              </w:rPr>
              <w:tab/>
            </w:r>
            <w:r w:rsidR="00EA6CF0">
              <w:rPr>
                <w:noProof/>
                <w:webHidden/>
              </w:rPr>
              <w:fldChar w:fldCharType="begin"/>
            </w:r>
            <w:r w:rsidR="00EA6CF0">
              <w:rPr>
                <w:noProof/>
                <w:webHidden/>
              </w:rPr>
              <w:instrText xml:space="preserve"> PAGEREF _Toc293198314 \h </w:instrText>
            </w:r>
            <w:r w:rsidR="00EA6CF0">
              <w:rPr>
                <w:noProof/>
                <w:webHidden/>
              </w:rPr>
            </w:r>
            <w:r w:rsidR="00EA6CF0">
              <w:rPr>
                <w:noProof/>
                <w:webHidden/>
              </w:rPr>
              <w:fldChar w:fldCharType="separate"/>
            </w:r>
            <w:r w:rsidR="00687459">
              <w:rPr>
                <w:noProof/>
                <w:webHidden/>
              </w:rPr>
              <w:t>36</w:t>
            </w:r>
            <w:r w:rsidR="00EA6CF0">
              <w:rPr>
                <w:noProof/>
                <w:webHidden/>
              </w:rPr>
              <w:fldChar w:fldCharType="end"/>
            </w:r>
          </w:hyperlink>
        </w:p>
        <w:p w14:paraId="24C12031" w14:textId="77777777" w:rsidR="00EA6CF0" w:rsidRDefault="00F34996">
          <w:pPr>
            <w:pStyle w:val="Verzeichnis2"/>
            <w:tabs>
              <w:tab w:val="left" w:pos="880"/>
              <w:tab w:val="right" w:leader="dot" w:pos="9062"/>
            </w:tabs>
            <w:rPr>
              <w:noProof/>
              <w:sz w:val="22"/>
              <w:szCs w:val="22"/>
              <w:lang w:eastAsia="de-CH"/>
            </w:rPr>
          </w:pPr>
          <w:hyperlink w:anchor="_Toc293198315" w:history="1">
            <w:r w:rsidR="00EA6CF0" w:rsidRPr="00667BAD">
              <w:rPr>
                <w:rStyle w:val="Hyperlink"/>
                <w:noProof/>
              </w:rPr>
              <w:t>6.2</w:t>
            </w:r>
            <w:r w:rsidR="00EA6CF0">
              <w:rPr>
                <w:noProof/>
                <w:sz w:val="22"/>
                <w:szCs w:val="22"/>
                <w:lang w:eastAsia="de-CH"/>
              </w:rPr>
              <w:tab/>
            </w:r>
            <w:r w:rsidR="00EA6CF0" w:rsidRPr="00667BAD">
              <w:rPr>
                <w:rStyle w:val="Hyperlink"/>
                <w:noProof/>
              </w:rPr>
              <w:t>Client</w:t>
            </w:r>
            <w:r w:rsidR="00EA6CF0">
              <w:rPr>
                <w:noProof/>
                <w:webHidden/>
              </w:rPr>
              <w:tab/>
            </w:r>
            <w:r w:rsidR="00EA6CF0">
              <w:rPr>
                <w:noProof/>
                <w:webHidden/>
              </w:rPr>
              <w:fldChar w:fldCharType="begin"/>
            </w:r>
            <w:r w:rsidR="00EA6CF0">
              <w:rPr>
                <w:noProof/>
                <w:webHidden/>
              </w:rPr>
              <w:instrText xml:space="preserve"> PAGEREF _Toc293198315 \h </w:instrText>
            </w:r>
            <w:r w:rsidR="00EA6CF0">
              <w:rPr>
                <w:noProof/>
                <w:webHidden/>
              </w:rPr>
            </w:r>
            <w:r w:rsidR="00EA6CF0">
              <w:rPr>
                <w:noProof/>
                <w:webHidden/>
              </w:rPr>
              <w:fldChar w:fldCharType="separate"/>
            </w:r>
            <w:r w:rsidR="00687459">
              <w:rPr>
                <w:noProof/>
                <w:webHidden/>
              </w:rPr>
              <w:t>36</w:t>
            </w:r>
            <w:r w:rsidR="00EA6CF0">
              <w:rPr>
                <w:noProof/>
                <w:webHidden/>
              </w:rPr>
              <w:fldChar w:fldCharType="end"/>
            </w:r>
          </w:hyperlink>
        </w:p>
        <w:p w14:paraId="1FFCC474" w14:textId="77777777" w:rsidR="00EA6CF0" w:rsidRDefault="00F34996">
          <w:pPr>
            <w:pStyle w:val="Verzeichnis3"/>
            <w:tabs>
              <w:tab w:val="left" w:pos="1100"/>
              <w:tab w:val="right" w:leader="dot" w:pos="9062"/>
            </w:tabs>
            <w:rPr>
              <w:noProof/>
              <w:sz w:val="22"/>
            </w:rPr>
          </w:pPr>
          <w:hyperlink w:anchor="_Toc293198316" w:history="1">
            <w:r w:rsidR="00EA6CF0" w:rsidRPr="00667BAD">
              <w:rPr>
                <w:rStyle w:val="Hyperlink"/>
                <w:noProof/>
              </w:rPr>
              <w:t>6.2.1</w:t>
            </w:r>
            <w:r w:rsidR="00EA6CF0">
              <w:rPr>
                <w:noProof/>
                <w:sz w:val="22"/>
              </w:rPr>
              <w:tab/>
            </w:r>
            <w:r w:rsidR="00EA6CF0" w:rsidRPr="00667BAD">
              <w:rPr>
                <w:rStyle w:val="Hyperlink"/>
                <w:noProof/>
              </w:rPr>
              <w:t>Activity</w:t>
            </w:r>
            <w:r w:rsidR="00EA6CF0">
              <w:rPr>
                <w:noProof/>
                <w:webHidden/>
              </w:rPr>
              <w:tab/>
            </w:r>
            <w:r w:rsidR="00EA6CF0">
              <w:rPr>
                <w:noProof/>
                <w:webHidden/>
              </w:rPr>
              <w:fldChar w:fldCharType="begin"/>
            </w:r>
            <w:r w:rsidR="00EA6CF0">
              <w:rPr>
                <w:noProof/>
                <w:webHidden/>
              </w:rPr>
              <w:instrText xml:space="preserve"> PAGEREF _Toc293198316 \h </w:instrText>
            </w:r>
            <w:r w:rsidR="00EA6CF0">
              <w:rPr>
                <w:noProof/>
                <w:webHidden/>
              </w:rPr>
            </w:r>
            <w:r w:rsidR="00EA6CF0">
              <w:rPr>
                <w:noProof/>
                <w:webHidden/>
              </w:rPr>
              <w:fldChar w:fldCharType="separate"/>
            </w:r>
            <w:r w:rsidR="00687459">
              <w:rPr>
                <w:noProof/>
                <w:webHidden/>
              </w:rPr>
              <w:t>36</w:t>
            </w:r>
            <w:r w:rsidR="00EA6CF0">
              <w:rPr>
                <w:noProof/>
                <w:webHidden/>
              </w:rPr>
              <w:fldChar w:fldCharType="end"/>
            </w:r>
          </w:hyperlink>
        </w:p>
        <w:p w14:paraId="3F096903" w14:textId="77777777" w:rsidR="00EA6CF0" w:rsidRDefault="00F34996">
          <w:pPr>
            <w:pStyle w:val="Verzeichnis3"/>
            <w:tabs>
              <w:tab w:val="left" w:pos="1100"/>
              <w:tab w:val="right" w:leader="dot" w:pos="9062"/>
            </w:tabs>
            <w:rPr>
              <w:noProof/>
              <w:sz w:val="22"/>
            </w:rPr>
          </w:pPr>
          <w:hyperlink w:anchor="_Toc293198317" w:history="1">
            <w:r w:rsidR="00EA6CF0" w:rsidRPr="00667BAD">
              <w:rPr>
                <w:rStyle w:val="Hyperlink"/>
                <w:noProof/>
              </w:rPr>
              <w:t>6.2.2</w:t>
            </w:r>
            <w:r w:rsidR="00EA6CF0">
              <w:rPr>
                <w:noProof/>
                <w:sz w:val="22"/>
              </w:rPr>
              <w:tab/>
            </w:r>
            <w:r w:rsidR="00EA6CF0" w:rsidRPr="00667BAD">
              <w:rPr>
                <w:rStyle w:val="Hyperlink"/>
                <w:noProof/>
              </w:rPr>
              <w:t>Synchronisationsservice</w:t>
            </w:r>
            <w:r w:rsidR="00EA6CF0">
              <w:rPr>
                <w:noProof/>
                <w:webHidden/>
              </w:rPr>
              <w:tab/>
            </w:r>
            <w:r w:rsidR="00EA6CF0">
              <w:rPr>
                <w:noProof/>
                <w:webHidden/>
              </w:rPr>
              <w:fldChar w:fldCharType="begin"/>
            </w:r>
            <w:r w:rsidR="00EA6CF0">
              <w:rPr>
                <w:noProof/>
                <w:webHidden/>
              </w:rPr>
              <w:instrText xml:space="preserve"> PAGEREF _Toc293198317 \h </w:instrText>
            </w:r>
            <w:r w:rsidR="00EA6CF0">
              <w:rPr>
                <w:noProof/>
                <w:webHidden/>
              </w:rPr>
            </w:r>
            <w:r w:rsidR="00EA6CF0">
              <w:rPr>
                <w:noProof/>
                <w:webHidden/>
              </w:rPr>
              <w:fldChar w:fldCharType="separate"/>
            </w:r>
            <w:r w:rsidR="00687459">
              <w:rPr>
                <w:noProof/>
                <w:webHidden/>
              </w:rPr>
              <w:t>36</w:t>
            </w:r>
            <w:r w:rsidR="00EA6CF0">
              <w:rPr>
                <w:noProof/>
                <w:webHidden/>
              </w:rPr>
              <w:fldChar w:fldCharType="end"/>
            </w:r>
          </w:hyperlink>
        </w:p>
        <w:p w14:paraId="670E6DE1" w14:textId="77777777" w:rsidR="00EA6CF0" w:rsidRDefault="00F34996">
          <w:pPr>
            <w:pStyle w:val="Verzeichnis1"/>
            <w:tabs>
              <w:tab w:val="left" w:pos="440"/>
              <w:tab w:val="right" w:leader="dot" w:pos="9062"/>
            </w:tabs>
            <w:rPr>
              <w:b w:val="0"/>
              <w:noProof/>
              <w:sz w:val="22"/>
              <w:szCs w:val="22"/>
              <w:lang w:eastAsia="de-CH"/>
            </w:rPr>
          </w:pPr>
          <w:hyperlink w:anchor="_Toc293198318" w:history="1">
            <w:r w:rsidR="00EA6CF0" w:rsidRPr="00667BAD">
              <w:rPr>
                <w:rStyle w:val="Hyperlink"/>
                <w:noProof/>
              </w:rPr>
              <w:t>7</w:t>
            </w:r>
            <w:r w:rsidR="00EA6CF0">
              <w:rPr>
                <w:b w:val="0"/>
                <w:noProof/>
                <w:sz w:val="22"/>
                <w:szCs w:val="22"/>
                <w:lang w:eastAsia="de-CH"/>
              </w:rPr>
              <w:tab/>
            </w:r>
            <w:r w:rsidR="00EA6CF0" w:rsidRPr="00667BAD">
              <w:rPr>
                <w:rStyle w:val="Hyperlink"/>
                <w:noProof/>
              </w:rPr>
              <w:t>Datenspeicherung</w:t>
            </w:r>
            <w:r w:rsidR="00EA6CF0">
              <w:rPr>
                <w:noProof/>
                <w:webHidden/>
              </w:rPr>
              <w:tab/>
            </w:r>
            <w:r w:rsidR="00EA6CF0">
              <w:rPr>
                <w:noProof/>
                <w:webHidden/>
              </w:rPr>
              <w:fldChar w:fldCharType="begin"/>
            </w:r>
            <w:r w:rsidR="00EA6CF0">
              <w:rPr>
                <w:noProof/>
                <w:webHidden/>
              </w:rPr>
              <w:instrText xml:space="preserve"> PAGEREF _Toc293198318 \h </w:instrText>
            </w:r>
            <w:r w:rsidR="00EA6CF0">
              <w:rPr>
                <w:noProof/>
                <w:webHidden/>
              </w:rPr>
            </w:r>
            <w:r w:rsidR="00EA6CF0">
              <w:rPr>
                <w:noProof/>
                <w:webHidden/>
              </w:rPr>
              <w:fldChar w:fldCharType="separate"/>
            </w:r>
            <w:r w:rsidR="00687459">
              <w:rPr>
                <w:noProof/>
                <w:webHidden/>
              </w:rPr>
              <w:t>37</w:t>
            </w:r>
            <w:r w:rsidR="00EA6CF0">
              <w:rPr>
                <w:noProof/>
                <w:webHidden/>
              </w:rPr>
              <w:fldChar w:fldCharType="end"/>
            </w:r>
          </w:hyperlink>
        </w:p>
        <w:p w14:paraId="2F9A501E" w14:textId="77777777" w:rsidR="00EA6CF0" w:rsidRDefault="00F34996">
          <w:pPr>
            <w:pStyle w:val="Verzeichnis2"/>
            <w:tabs>
              <w:tab w:val="left" w:pos="880"/>
              <w:tab w:val="right" w:leader="dot" w:pos="9062"/>
            </w:tabs>
            <w:rPr>
              <w:noProof/>
              <w:sz w:val="22"/>
              <w:szCs w:val="22"/>
              <w:lang w:eastAsia="de-CH"/>
            </w:rPr>
          </w:pPr>
          <w:hyperlink w:anchor="_Toc293198319" w:history="1">
            <w:r w:rsidR="00EA6CF0" w:rsidRPr="00667BAD">
              <w:rPr>
                <w:rStyle w:val="Hyperlink"/>
                <w:noProof/>
              </w:rPr>
              <w:t>7.1</w:t>
            </w:r>
            <w:r w:rsidR="00EA6CF0">
              <w:rPr>
                <w:noProof/>
                <w:sz w:val="22"/>
                <w:szCs w:val="22"/>
                <w:lang w:eastAsia="de-CH"/>
              </w:rPr>
              <w:tab/>
            </w:r>
            <w:r w:rsidR="00EA6CF0" w:rsidRPr="00667BAD">
              <w:rPr>
                <w:rStyle w:val="Hyperlink"/>
                <w:noProof/>
              </w:rPr>
              <w:t>Persistenz Rails</w:t>
            </w:r>
            <w:r w:rsidR="00EA6CF0">
              <w:rPr>
                <w:noProof/>
                <w:webHidden/>
              </w:rPr>
              <w:tab/>
            </w:r>
            <w:r w:rsidR="00EA6CF0">
              <w:rPr>
                <w:noProof/>
                <w:webHidden/>
              </w:rPr>
              <w:fldChar w:fldCharType="begin"/>
            </w:r>
            <w:r w:rsidR="00EA6CF0">
              <w:rPr>
                <w:noProof/>
                <w:webHidden/>
              </w:rPr>
              <w:instrText xml:space="preserve"> PAGEREF _Toc293198319 \h </w:instrText>
            </w:r>
            <w:r w:rsidR="00EA6CF0">
              <w:rPr>
                <w:noProof/>
                <w:webHidden/>
              </w:rPr>
            </w:r>
            <w:r w:rsidR="00EA6CF0">
              <w:rPr>
                <w:noProof/>
                <w:webHidden/>
              </w:rPr>
              <w:fldChar w:fldCharType="separate"/>
            </w:r>
            <w:r w:rsidR="00687459">
              <w:rPr>
                <w:noProof/>
                <w:webHidden/>
              </w:rPr>
              <w:t>37</w:t>
            </w:r>
            <w:r w:rsidR="00EA6CF0">
              <w:rPr>
                <w:noProof/>
                <w:webHidden/>
              </w:rPr>
              <w:fldChar w:fldCharType="end"/>
            </w:r>
          </w:hyperlink>
        </w:p>
        <w:p w14:paraId="4E0060A5" w14:textId="77777777" w:rsidR="00EA6CF0" w:rsidRDefault="00F34996">
          <w:pPr>
            <w:pStyle w:val="Verzeichnis2"/>
            <w:tabs>
              <w:tab w:val="left" w:pos="880"/>
              <w:tab w:val="right" w:leader="dot" w:pos="9062"/>
            </w:tabs>
            <w:rPr>
              <w:noProof/>
              <w:sz w:val="22"/>
              <w:szCs w:val="22"/>
              <w:lang w:eastAsia="de-CH"/>
            </w:rPr>
          </w:pPr>
          <w:hyperlink w:anchor="_Toc293198320" w:history="1">
            <w:r w:rsidR="00EA6CF0" w:rsidRPr="00667BAD">
              <w:rPr>
                <w:rStyle w:val="Hyperlink"/>
                <w:noProof/>
              </w:rPr>
              <w:t>7.2</w:t>
            </w:r>
            <w:r w:rsidR="00EA6CF0">
              <w:rPr>
                <w:noProof/>
                <w:sz w:val="22"/>
                <w:szCs w:val="22"/>
                <w:lang w:eastAsia="de-CH"/>
              </w:rPr>
              <w:tab/>
            </w:r>
            <w:r w:rsidR="00EA6CF0" w:rsidRPr="00667BAD">
              <w:rPr>
                <w:rStyle w:val="Hyperlink"/>
                <w:noProof/>
              </w:rPr>
              <w:t>Persistenz Android</w:t>
            </w:r>
            <w:r w:rsidR="00EA6CF0">
              <w:rPr>
                <w:noProof/>
                <w:webHidden/>
              </w:rPr>
              <w:tab/>
            </w:r>
            <w:r w:rsidR="00EA6CF0">
              <w:rPr>
                <w:noProof/>
                <w:webHidden/>
              </w:rPr>
              <w:fldChar w:fldCharType="begin"/>
            </w:r>
            <w:r w:rsidR="00EA6CF0">
              <w:rPr>
                <w:noProof/>
                <w:webHidden/>
              </w:rPr>
              <w:instrText xml:space="preserve"> PAGEREF _Toc293198320 \h </w:instrText>
            </w:r>
            <w:r w:rsidR="00EA6CF0">
              <w:rPr>
                <w:noProof/>
                <w:webHidden/>
              </w:rPr>
            </w:r>
            <w:r w:rsidR="00EA6CF0">
              <w:rPr>
                <w:noProof/>
                <w:webHidden/>
              </w:rPr>
              <w:fldChar w:fldCharType="separate"/>
            </w:r>
            <w:r w:rsidR="00687459">
              <w:rPr>
                <w:noProof/>
                <w:webHidden/>
              </w:rPr>
              <w:t>37</w:t>
            </w:r>
            <w:r w:rsidR="00EA6CF0">
              <w:rPr>
                <w:noProof/>
                <w:webHidden/>
              </w:rPr>
              <w:fldChar w:fldCharType="end"/>
            </w:r>
          </w:hyperlink>
        </w:p>
        <w:p w14:paraId="7F887A4C" w14:textId="77777777" w:rsidR="00EA6CF0" w:rsidRDefault="00F34996">
          <w:pPr>
            <w:pStyle w:val="Verzeichnis1"/>
            <w:tabs>
              <w:tab w:val="left" w:pos="440"/>
              <w:tab w:val="right" w:leader="dot" w:pos="9062"/>
            </w:tabs>
            <w:rPr>
              <w:b w:val="0"/>
              <w:noProof/>
              <w:sz w:val="22"/>
              <w:szCs w:val="22"/>
              <w:lang w:eastAsia="de-CH"/>
            </w:rPr>
          </w:pPr>
          <w:hyperlink w:anchor="_Toc293198321" w:history="1">
            <w:r w:rsidR="00EA6CF0" w:rsidRPr="00667BAD">
              <w:rPr>
                <w:rStyle w:val="Hyperlink"/>
                <w:noProof/>
              </w:rPr>
              <w:t>8</w:t>
            </w:r>
            <w:r w:rsidR="00EA6CF0">
              <w:rPr>
                <w:b w:val="0"/>
                <w:noProof/>
                <w:sz w:val="22"/>
                <w:szCs w:val="22"/>
                <w:lang w:eastAsia="de-CH"/>
              </w:rPr>
              <w:tab/>
            </w:r>
            <w:r w:rsidR="00EA6CF0" w:rsidRPr="00667BAD">
              <w:rPr>
                <w:rStyle w:val="Hyperlink"/>
                <w:noProof/>
              </w:rPr>
              <w:t>Grössen und Leistung</w:t>
            </w:r>
            <w:r w:rsidR="00EA6CF0">
              <w:rPr>
                <w:noProof/>
                <w:webHidden/>
              </w:rPr>
              <w:tab/>
            </w:r>
            <w:r w:rsidR="00EA6CF0">
              <w:rPr>
                <w:noProof/>
                <w:webHidden/>
              </w:rPr>
              <w:fldChar w:fldCharType="begin"/>
            </w:r>
            <w:r w:rsidR="00EA6CF0">
              <w:rPr>
                <w:noProof/>
                <w:webHidden/>
              </w:rPr>
              <w:instrText xml:space="preserve"> PAGEREF _Toc293198321 \h </w:instrText>
            </w:r>
            <w:r w:rsidR="00EA6CF0">
              <w:rPr>
                <w:noProof/>
                <w:webHidden/>
              </w:rPr>
            </w:r>
            <w:r w:rsidR="00EA6CF0">
              <w:rPr>
                <w:noProof/>
                <w:webHidden/>
              </w:rPr>
              <w:fldChar w:fldCharType="separate"/>
            </w:r>
            <w:r w:rsidR="00687459">
              <w:rPr>
                <w:noProof/>
                <w:webHidden/>
              </w:rPr>
              <w:t>37</w:t>
            </w:r>
            <w:r w:rsidR="00EA6CF0">
              <w:rPr>
                <w:noProof/>
                <w:webHidden/>
              </w:rPr>
              <w:fldChar w:fldCharType="end"/>
            </w:r>
          </w:hyperlink>
        </w:p>
        <w:p w14:paraId="31C8A614" w14:textId="77777777" w:rsidR="00EA6CF0" w:rsidRDefault="00F34996">
          <w:pPr>
            <w:pStyle w:val="Verzeichnis2"/>
            <w:tabs>
              <w:tab w:val="left" w:pos="880"/>
              <w:tab w:val="right" w:leader="dot" w:pos="9062"/>
            </w:tabs>
            <w:rPr>
              <w:noProof/>
              <w:sz w:val="22"/>
              <w:szCs w:val="22"/>
              <w:lang w:eastAsia="de-CH"/>
            </w:rPr>
          </w:pPr>
          <w:hyperlink w:anchor="_Toc293198322" w:history="1">
            <w:r w:rsidR="00EA6CF0" w:rsidRPr="00667BAD">
              <w:rPr>
                <w:rStyle w:val="Hyperlink"/>
                <w:noProof/>
              </w:rPr>
              <w:t>8.1</w:t>
            </w:r>
            <w:r w:rsidR="00EA6CF0">
              <w:rPr>
                <w:noProof/>
                <w:sz w:val="22"/>
                <w:szCs w:val="22"/>
                <w:lang w:eastAsia="de-CH"/>
              </w:rPr>
              <w:tab/>
            </w:r>
            <w:r w:rsidR="00EA6CF0" w:rsidRPr="00667BAD">
              <w:rPr>
                <w:rStyle w:val="Hyperlink"/>
                <w:noProof/>
              </w:rPr>
              <w:t>Server</w:t>
            </w:r>
            <w:r w:rsidR="00EA6CF0">
              <w:rPr>
                <w:noProof/>
                <w:webHidden/>
              </w:rPr>
              <w:tab/>
            </w:r>
            <w:r w:rsidR="00EA6CF0">
              <w:rPr>
                <w:noProof/>
                <w:webHidden/>
              </w:rPr>
              <w:fldChar w:fldCharType="begin"/>
            </w:r>
            <w:r w:rsidR="00EA6CF0">
              <w:rPr>
                <w:noProof/>
                <w:webHidden/>
              </w:rPr>
              <w:instrText xml:space="preserve"> PAGEREF _Toc293198322 \h </w:instrText>
            </w:r>
            <w:r w:rsidR="00EA6CF0">
              <w:rPr>
                <w:noProof/>
                <w:webHidden/>
              </w:rPr>
            </w:r>
            <w:r w:rsidR="00EA6CF0">
              <w:rPr>
                <w:noProof/>
                <w:webHidden/>
              </w:rPr>
              <w:fldChar w:fldCharType="separate"/>
            </w:r>
            <w:r w:rsidR="00687459">
              <w:rPr>
                <w:noProof/>
                <w:webHidden/>
              </w:rPr>
              <w:t>37</w:t>
            </w:r>
            <w:r w:rsidR="00EA6CF0">
              <w:rPr>
                <w:noProof/>
                <w:webHidden/>
              </w:rPr>
              <w:fldChar w:fldCharType="end"/>
            </w:r>
          </w:hyperlink>
        </w:p>
        <w:p w14:paraId="79981977" w14:textId="77777777" w:rsidR="00EA6CF0" w:rsidRDefault="00F34996">
          <w:pPr>
            <w:pStyle w:val="Verzeichnis2"/>
            <w:tabs>
              <w:tab w:val="left" w:pos="880"/>
              <w:tab w:val="right" w:leader="dot" w:pos="9062"/>
            </w:tabs>
            <w:rPr>
              <w:noProof/>
              <w:sz w:val="22"/>
              <w:szCs w:val="22"/>
              <w:lang w:eastAsia="de-CH"/>
            </w:rPr>
          </w:pPr>
          <w:hyperlink w:anchor="_Toc293198323" w:history="1">
            <w:r w:rsidR="00EA6CF0" w:rsidRPr="00667BAD">
              <w:rPr>
                <w:rStyle w:val="Hyperlink"/>
                <w:noProof/>
              </w:rPr>
              <w:t>8.2</w:t>
            </w:r>
            <w:r w:rsidR="00EA6CF0">
              <w:rPr>
                <w:noProof/>
                <w:sz w:val="22"/>
                <w:szCs w:val="22"/>
                <w:lang w:eastAsia="de-CH"/>
              </w:rPr>
              <w:tab/>
            </w:r>
            <w:r w:rsidR="00EA6CF0" w:rsidRPr="00667BAD">
              <w:rPr>
                <w:rStyle w:val="Hyperlink"/>
                <w:noProof/>
              </w:rPr>
              <w:t>Client</w:t>
            </w:r>
            <w:r w:rsidR="00EA6CF0">
              <w:rPr>
                <w:noProof/>
                <w:webHidden/>
              </w:rPr>
              <w:tab/>
            </w:r>
            <w:r w:rsidR="00EA6CF0">
              <w:rPr>
                <w:noProof/>
                <w:webHidden/>
              </w:rPr>
              <w:fldChar w:fldCharType="begin"/>
            </w:r>
            <w:r w:rsidR="00EA6CF0">
              <w:rPr>
                <w:noProof/>
                <w:webHidden/>
              </w:rPr>
              <w:instrText xml:space="preserve"> PAGEREF _Toc293198323 \h </w:instrText>
            </w:r>
            <w:r w:rsidR="00EA6CF0">
              <w:rPr>
                <w:noProof/>
                <w:webHidden/>
              </w:rPr>
            </w:r>
            <w:r w:rsidR="00EA6CF0">
              <w:rPr>
                <w:noProof/>
                <w:webHidden/>
              </w:rPr>
              <w:fldChar w:fldCharType="separate"/>
            </w:r>
            <w:r w:rsidR="00687459">
              <w:rPr>
                <w:noProof/>
                <w:webHidden/>
              </w:rPr>
              <w:t>37</w:t>
            </w:r>
            <w:r w:rsidR="00EA6CF0">
              <w:rPr>
                <w:noProof/>
                <w:webHidden/>
              </w:rPr>
              <w:fldChar w:fldCharType="end"/>
            </w:r>
          </w:hyperlink>
        </w:p>
        <w:p w14:paraId="5B15E004" w14:textId="77777777" w:rsidR="00EA6CF0" w:rsidRDefault="00F34996">
          <w:pPr>
            <w:pStyle w:val="Verzeichnis1"/>
            <w:tabs>
              <w:tab w:val="left" w:pos="440"/>
              <w:tab w:val="right" w:leader="dot" w:pos="9062"/>
            </w:tabs>
            <w:rPr>
              <w:b w:val="0"/>
              <w:noProof/>
              <w:sz w:val="22"/>
              <w:szCs w:val="22"/>
              <w:lang w:eastAsia="de-CH"/>
            </w:rPr>
          </w:pPr>
          <w:hyperlink w:anchor="_Toc293198324" w:history="1">
            <w:r w:rsidR="00EA6CF0" w:rsidRPr="00667BAD">
              <w:rPr>
                <w:rStyle w:val="Hyperlink"/>
                <w:noProof/>
              </w:rPr>
              <w:t>9</w:t>
            </w:r>
            <w:r w:rsidR="00EA6CF0">
              <w:rPr>
                <w:b w:val="0"/>
                <w:noProof/>
                <w:sz w:val="22"/>
                <w:szCs w:val="22"/>
                <w:lang w:eastAsia="de-CH"/>
              </w:rPr>
              <w:tab/>
            </w:r>
            <w:r w:rsidR="00EA6CF0" w:rsidRPr="00667BAD">
              <w:rPr>
                <w:rStyle w:val="Hyperlink"/>
                <w:noProof/>
              </w:rPr>
              <w:t>Anhang</w:t>
            </w:r>
            <w:r w:rsidR="00EA6CF0">
              <w:rPr>
                <w:noProof/>
                <w:webHidden/>
              </w:rPr>
              <w:tab/>
            </w:r>
            <w:r w:rsidR="00EA6CF0">
              <w:rPr>
                <w:noProof/>
                <w:webHidden/>
              </w:rPr>
              <w:fldChar w:fldCharType="begin"/>
            </w:r>
            <w:r w:rsidR="00EA6CF0">
              <w:rPr>
                <w:noProof/>
                <w:webHidden/>
              </w:rPr>
              <w:instrText xml:space="preserve"> PAGEREF _Toc293198324 \h </w:instrText>
            </w:r>
            <w:r w:rsidR="00EA6CF0">
              <w:rPr>
                <w:noProof/>
                <w:webHidden/>
              </w:rPr>
            </w:r>
            <w:r w:rsidR="00EA6CF0">
              <w:rPr>
                <w:noProof/>
                <w:webHidden/>
              </w:rPr>
              <w:fldChar w:fldCharType="separate"/>
            </w:r>
            <w:r w:rsidR="00687459">
              <w:rPr>
                <w:noProof/>
                <w:webHidden/>
              </w:rPr>
              <w:t>38</w:t>
            </w:r>
            <w:r w:rsidR="00EA6CF0">
              <w:rPr>
                <w:noProof/>
                <w:webHidden/>
              </w:rPr>
              <w:fldChar w:fldCharType="end"/>
            </w:r>
          </w:hyperlink>
        </w:p>
        <w:p w14:paraId="713FE7F8" w14:textId="77777777" w:rsidR="00EA6CF0" w:rsidRDefault="00F34996">
          <w:pPr>
            <w:pStyle w:val="Verzeichnis2"/>
            <w:tabs>
              <w:tab w:val="left" w:pos="880"/>
              <w:tab w:val="right" w:leader="dot" w:pos="9062"/>
            </w:tabs>
            <w:rPr>
              <w:noProof/>
              <w:sz w:val="22"/>
              <w:szCs w:val="22"/>
              <w:lang w:eastAsia="de-CH"/>
            </w:rPr>
          </w:pPr>
          <w:hyperlink w:anchor="_Toc293198325" w:history="1">
            <w:r w:rsidR="00EA6CF0" w:rsidRPr="00667BAD">
              <w:rPr>
                <w:rStyle w:val="Hyperlink"/>
                <w:noProof/>
              </w:rPr>
              <w:t>9.1</w:t>
            </w:r>
            <w:r w:rsidR="00EA6CF0">
              <w:rPr>
                <w:noProof/>
                <w:sz w:val="22"/>
                <w:szCs w:val="22"/>
                <w:lang w:eastAsia="de-CH"/>
              </w:rPr>
              <w:tab/>
            </w:r>
            <w:r w:rsidR="00EA6CF0" w:rsidRPr="00667BAD">
              <w:rPr>
                <w:rStyle w:val="Hyperlink"/>
                <w:noProof/>
              </w:rPr>
              <w:t>Architekturentscheide</w:t>
            </w:r>
            <w:r w:rsidR="00EA6CF0">
              <w:rPr>
                <w:noProof/>
                <w:webHidden/>
              </w:rPr>
              <w:tab/>
            </w:r>
            <w:r w:rsidR="00EA6CF0">
              <w:rPr>
                <w:noProof/>
                <w:webHidden/>
              </w:rPr>
              <w:fldChar w:fldCharType="begin"/>
            </w:r>
            <w:r w:rsidR="00EA6CF0">
              <w:rPr>
                <w:noProof/>
                <w:webHidden/>
              </w:rPr>
              <w:instrText xml:space="preserve"> PAGEREF _Toc293198325 \h </w:instrText>
            </w:r>
            <w:r w:rsidR="00EA6CF0">
              <w:rPr>
                <w:noProof/>
                <w:webHidden/>
              </w:rPr>
            </w:r>
            <w:r w:rsidR="00EA6CF0">
              <w:rPr>
                <w:noProof/>
                <w:webHidden/>
              </w:rPr>
              <w:fldChar w:fldCharType="separate"/>
            </w:r>
            <w:r w:rsidR="00687459">
              <w:rPr>
                <w:noProof/>
                <w:webHidden/>
              </w:rPr>
              <w:t>38</w:t>
            </w:r>
            <w:r w:rsidR="00EA6CF0">
              <w:rPr>
                <w:noProof/>
                <w:webHidden/>
              </w:rPr>
              <w:fldChar w:fldCharType="end"/>
            </w:r>
          </w:hyperlink>
        </w:p>
        <w:p w14:paraId="3BB31239" w14:textId="77777777" w:rsidR="00EA6CF0" w:rsidRDefault="00F34996">
          <w:pPr>
            <w:pStyle w:val="Verzeichnis3"/>
            <w:tabs>
              <w:tab w:val="left" w:pos="1100"/>
              <w:tab w:val="right" w:leader="dot" w:pos="9062"/>
            </w:tabs>
            <w:rPr>
              <w:noProof/>
              <w:sz w:val="22"/>
            </w:rPr>
          </w:pPr>
          <w:hyperlink w:anchor="_Toc293198326" w:history="1">
            <w:r w:rsidR="00EA6CF0" w:rsidRPr="00667BAD">
              <w:rPr>
                <w:rStyle w:val="Hyperlink"/>
                <w:noProof/>
              </w:rPr>
              <w:t>9.1.1</w:t>
            </w:r>
            <w:r w:rsidR="00EA6CF0">
              <w:rPr>
                <w:noProof/>
                <w:sz w:val="22"/>
              </w:rPr>
              <w:tab/>
            </w:r>
            <w:r w:rsidR="00EA6CF0" w:rsidRPr="00667BAD">
              <w:rPr>
                <w:rStyle w:val="Hyperlink"/>
                <w:noProof/>
              </w:rPr>
              <w:t>Datenspeicherung / ORM</w:t>
            </w:r>
            <w:r w:rsidR="00EA6CF0">
              <w:rPr>
                <w:noProof/>
                <w:webHidden/>
              </w:rPr>
              <w:tab/>
            </w:r>
            <w:r w:rsidR="00EA6CF0">
              <w:rPr>
                <w:noProof/>
                <w:webHidden/>
              </w:rPr>
              <w:fldChar w:fldCharType="begin"/>
            </w:r>
            <w:r w:rsidR="00EA6CF0">
              <w:rPr>
                <w:noProof/>
                <w:webHidden/>
              </w:rPr>
              <w:instrText xml:space="preserve"> PAGEREF _Toc293198326 \h </w:instrText>
            </w:r>
            <w:r w:rsidR="00EA6CF0">
              <w:rPr>
                <w:noProof/>
                <w:webHidden/>
              </w:rPr>
            </w:r>
            <w:r w:rsidR="00EA6CF0">
              <w:rPr>
                <w:noProof/>
                <w:webHidden/>
              </w:rPr>
              <w:fldChar w:fldCharType="separate"/>
            </w:r>
            <w:r w:rsidR="00687459">
              <w:rPr>
                <w:noProof/>
                <w:webHidden/>
              </w:rPr>
              <w:t>38</w:t>
            </w:r>
            <w:r w:rsidR="00EA6CF0">
              <w:rPr>
                <w:noProof/>
                <w:webHidden/>
              </w:rPr>
              <w:fldChar w:fldCharType="end"/>
            </w:r>
          </w:hyperlink>
        </w:p>
        <w:p w14:paraId="5FCEFBBB" w14:textId="77777777" w:rsidR="00EA6CF0" w:rsidRDefault="00F34996">
          <w:pPr>
            <w:pStyle w:val="Verzeichnis2"/>
            <w:tabs>
              <w:tab w:val="left" w:pos="880"/>
              <w:tab w:val="right" w:leader="dot" w:pos="9062"/>
            </w:tabs>
            <w:rPr>
              <w:noProof/>
              <w:sz w:val="22"/>
              <w:szCs w:val="22"/>
              <w:lang w:eastAsia="de-CH"/>
            </w:rPr>
          </w:pPr>
          <w:hyperlink w:anchor="_Toc293198327" w:history="1">
            <w:r w:rsidR="00EA6CF0" w:rsidRPr="00667BAD">
              <w:rPr>
                <w:rStyle w:val="Hyperlink"/>
                <w:noProof/>
              </w:rPr>
              <w:t>9.2</w:t>
            </w:r>
            <w:r w:rsidR="00EA6CF0">
              <w:rPr>
                <w:noProof/>
                <w:sz w:val="22"/>
                <w:szCs w:val="22"/>
                <w:lang w:eastAsia="de-CH"/>
              </w:rPr>
              <w:tab/>
            </w:r>
            <w:r w:rsidR="00EA6CF0" w:rsidRPr="00667BAD">
              <w:rPr>
                <w:rStyle w:val="Hyperlink"/>
                <w:noProof/>
              </w:rPr>
              <w:t>Auszug Fehlerbericht per Mail von Rails</w:t>
            </w:r>
            <w:r w:rsidR="00EA6CF0">
              <w:rPr>
                <w:noProof/>
                <w:webHidden/>
              </w:rPr>
              <w:tab/>
            </w:r>
            <w:r w:rsidR="00EA6CF0">
              <w:rPr>
                <w:noProof/>
                <w:webHidden/>
              </w:rPr>
              <w:fldChar w:fldCharType="begin"/>
            </w:r>
            <w:r w:rsidR="00EA6CF0">
              <w:rPr>
                <w:noProof/>
                <w:webHidden/>
              </w:rPr>
              <w:instrText xml:space="preserve"> PAGEREF _Toc293198327 \h </w:instrText>
            </w:r>
            <w:r w:rsidR="00EA6CF0">
              <w:rPr>
                <w:noProof/>
                <w:webHidden/>
              </w:rPr>
            </w:r>
            <w:r w:rsidR="00EA6CF0">
              <w:rPr>
                <w:noProof/>
                <w:webHidden/>
              </w:rPr>
              <w:fldChar w:fldCharType="separate"/>
            </w:r>
            <w:r w:rsidR="00687459">
              <w:rPr>
                <w:noProof/>
                <w:webHidden/>
              </w:rPr>
              <w:t>39</w:t>
            </w:r>
            <w:r w:rsidR="00EA6CF0">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6" w:name="_Toc293198248"/>
      <w:bookmarkStart w:id="7" w:name="_Toc293150267"/>
      <w:r>
        <w:lastRenderedPageBreak/>
        <w:t>Abbildungsverzeichnis</w:t>
      </w:r>
      <w:bookmarkEnd w:id="6"/>
      <w:bookmarkEnd w:id="7"/>
    </w:p>
    <w:p w14:paraId="251DEBD0" w14:textId="768DF6A1" w:rsidR="00687459"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w:anchor="_Toc293226313" w:history="1">
        <w:r w:rsidR="00687459" w:rsidRPr="001C0BD5">
          <w:rPr>
            <w:rStyle w:val="Hyperlink"/>
            <w:noProof/>
          </w:rPr>
          <w:t>Abbildung 1 - Architekturübersicht</w:t>
        </w:r>
        <w:r w:rsidR="00687459">
          <w:rPr>
            <w:noProof/>
            <w:webHidden/>
          </w:rPr>
          <w:tab/>
        </w:r>
        <w:r w:rsidR="00687459">
          <w:rPr>
            <w:noProof/>
            <w:webHidden/>
          </w:rPr>
          <w:fldChar w:fldCharType="begin"/>
        </w:r>
        <w:r w:rsidR="00687459">
          <w:rPr>
            <w:noProof/>
            <w:webHidden/>
          </w:rPr>
          <w:instrText xml:space="preserve"> PAGEREF _Toc293226313 \h </w:instrText>
        </w:r>
        <w:r w:rsidR="00687459">
          <w:rPr>
            <w:noProof/>
            <w:webHidden/>
          </w:rPr>
        </w:r>
        <w:r w:rsidR="00687459">
          <w:rPr>
            <w:noProof/>
            <w:webHidden/>
          </w:rPr>
          <w:fldChar w:fldCharType="separate"/>
        </w:r>
        <w:r w:rsidR="00687459">
          <w:rPr>
            <w:noProof/>
            <w:webHidden/>
          </w:rPr>
          <w:t>7</w:t>
        </w:r>
        <w:r w:rsidR="00687459">
          <w:rPr>
            <w:noProof/>
            <w:webHidden/>
          </w:rPr>
          <w:fldChar w:fldCharType="end"/>
        </w:r>
      </w:hyperlink>
    </w:p>
    <w:p w14:paraId="07EC4F47" w14:textId="3F3B6C25" w:rsidR="00687459" w:rsidRDefault="00F34996">
      <w:pPr>
        <w:pStyle w:val="Abbildungsverzeichnis"/>
        <w:tabs>
          <w:tab w:val="right" w:leader="dot" w:pos="9062"/>
        </w:tabs>
        <w:rPr>
          <w:noProof/>
          <w:sz w:val="22"/>
          <w:szCs w:val="22"/>
          <w:lang w:eastAsia="de-CH"/>
        </w:rPr>
      </w:pPr>
      <w:hyperlink w:anchor="_Toc293226314" w:history="1">
        <w:r w:rsidR="00687459" w:rsidRPr="001C0BD5">
          <w:rPr>
            <w:rStyle w:val="Hyperlink"/>
            <w:noProof/>
          </w:rPr>
          <w:t>Abbildung 2 - Sequenzdiagramm Übertragung TimeEntry</w:t>
        </w:r>
        <w:r w:rsidR="00687459">
          <w:rPr>
            <w:noProof/>
            <w:webHidden/>
          </w:rPr>
          <w:tab/>
        </w:r>
        <w:r w:rsidR="00687459">
          <w:rPr>
            <w:noProof/>
            <w:webHidden/>
          </w:rPr>
          <w:fldChar w:fldCharType="begin"/>
        </w:r>
        <w:r w:rsidR="00687459">
          <w:rPr>
            <w:noProof/>
            <w:webHidden/>
          </w:rPr>
          <w:instrText xml:space="preserve"> PAGEREF _Toc293226314 \h </w:instrText>
        </w:r>
        <w:r w:rsidR="00687459">
          <w:rPr>
            <w:noProof/>
            <w:webHidden/>
          </w:rPr>
        </w:r>
        <w:r w:rsidR="00687459">
          <w:rPr>
            <w:noProof/>
            <w:webHidden/>
          </w:rPr>
          <w:fldChar w:fldCharType="separate"/>
        </w:r>
        <w:r w:rsidR="00687459">
          <w:rPr>
            <w:noProof/>
            <w:webHidden/>
          </w:rPr>
          <w:t>8</w:t>
        </w:r>
        <w:r w:rsidR="00687459">
          <w:rPr>
            <w:noProof/>
            <w:webHidden/>
          </w:rPr>
          <w:fldChar w:fldCharType="end"/>
        </w:r>
      </w:hyperlink>
    </w:p>
    <w:p w14:paraId="0FA9F990" w14:textId="65B0AE04" w:rsidR="00687459" w:rsidRDefault="00F34996">
      <w:pPr>
        <w:pStyle w:val="Abbildungsverzeichnis"/>
        <w:tabs>
          <w:tab w:val="right" w:leader="dot" w:pos="9062"/>
        </w:tabs>
        <w:rPr>
          <w:noProof/>
          <w:sz w:val="22"/>
          <w:szCs w:val="22"/>
          <w:lang w:eastAsia="de-CH"/>
        </w:rPr>
      </w:pPr>
      <w:hyperlink w:anchor="_Toc293226315" w:history="1">
        <w:r w:rsidR="00687459" w:rsidRPr="001C0BD5">
          <w:rPr>
            <w:rStyle w:val="Hyperlink"/>
            <w:noProof/>
          </w:rPr>
          <w:t>Abbildung 3 - Zustandsdiagramm Übertragung TimeEntry</w:t>
        </w:r>
        <w:r w:rsidR="00687459">
          <w:rPr>
            <w:noProof/>
            <w:webHidden/>
          </w:rPr>
          <w:tab/>
        </w:r>
        <w:r w:rsidR="00687459">
          <w:rPr>
            <w:noProof/>
            <w:webHidden/>
          </w:rPr>
          <w:fldChar w:fldCharType="begin"/>
        </w:r>
        <w:r w:rsidR="00687459">
          <w:rPr>
            <w:noProof/>
            <w:webHidden/>
          </w:rPr>
          <w:instrText xml:space="preserve"> PAGEREF _Toc293226315 \h </w:instrText>
        </w:r>
        <w:r w:rsidR="00687459">
          <w:rPr>
            <w:noProof/>
            <w:webHidden/>
          </w:rPr>
        </w:r>
        <w:r w:rsidR="00687459">
          <w:rPr>
            <w:noProof/>
            <w:webHidden/>
          </w:rPr>
          <w:fldChar w:fldCharType="separate"/>
        </w:r>
        <w:r w:rsidR="00687459">
          <w:rPr>
            <w:noProof/>
            <w:webHidden/>
          </w:rPr>
          <w:t>9</w:t>
        </w:r>
        <w:r w:rsidR="00687459">
          <w:rPr>
            <w:noProof/>
            <w:webHidden/>
          </w:rPr>
          <w:fldChar w:fldCharType="end"/>
        </w:r>
      </w:hyperlink>
    </w:p>
    <w:p w14:paraId="06D7C795" w14:textId="4610C2D8" w:rsidR="00687459" w:rsidRDefault="00F34996">
      <w:pPr>
        <w:pStyle w:val="Abbildungsverzeichnis"/>
        <w:tabs>
          <w:tab w:val="right" w:leader="dot" w:pos="9062"/>
        </w:tabs>
        <w:rPr>
          <w:noProof/>
          <w:sz w:val="22"/>
          <w:szCs w:val="22"/>
          <w:lang w:eastAsia="de-CH"/>
        </w:rPr>
      </w:pPr>
      <w:hyperlink w:anchor="_Toc293226316" w:history="1">
        <w:r w:rsidR="00687459" w:rsidRPr="001C0BD5">
          <w:rPr>
            <w:rStyle w:val="Hyperlink"/>
            <w:noProof/>
          </w:rPr>
          <w:t>Abbildung 4 - Deployment Diagram MRT</w:t>
        </w:r>
        <w:r w:rsidR="00687459">
          <w:rPr>
            <w:noProof/>
            <w:webHidden/>
          </w:rPr>
          <w:tab/>
        </w:r>
        <w:r w:rsidR="00687459">
          <w:rPr>
            <w:noProof/>
            <w:webHidden/>
          </w:rPr>
          <w:fldChar w:fldCharType="begin"/>
        </w:r>
        <w:r w:rsidR="00687459">
          <w:rPr>
            <w:noProof/>
            <w:webHidden/>
          </w:rPr>
          <w:instrText xml:space="preserve"> PAGEREF _Toc293226316 \h </w:instrText>
        </w:r>
        <w:r w:rsidR="00687459">
          <w:rPr>
            <w:noProof/>
            <w:webHidden/>
          </w:rPr>
        </w:r>
        <w:r w:rsidR="00687459">
          <w:rPr>
            <w:noProof/>
            <w:webHidden/>
          </w:rPr>
          <w:fldChar w:fldCharType="separate"/>
        </w:r>
        <w:r w:rsidR="00687459">
          <w:rPr>
            <w:noProof/>
            <w:webHidden/>
          </w:rPr>
          <w:t>10</w:t>
        </w:r>
        <w:r w:rsidR="00687459">
          <w:rPr>
            <w:noProof/>
            <w:webHidden/>
          </w:rPr>
          <w:fldChar w:fldCharType="end"/>
        </w:r>
      </w:hyperlink>
    </w:p>
    <w:p w14:paraId="1F10506F" w14:textId="0C0FA7D2" w:rsidR="00687459" w:rsidRDefault="00F34996">
      <w:pPr>
        <w:pStyle w:val="Abbildungsverzeichnis"/>
        <w:tabs>
          <w:tab w:val="right" w:leader="dot" w:pos="9062"/>
        </w:tabs>
        <w:rPr>
          <w:noProof/>
          <w:sz w:val="22"/>
          <w:szCs w:val="22"/>
          <w:lang w:eastAsia="de-CH"/>
        </w:rPr>
      </w:pPr>
      <w:hyperlink w:anchor="_Toc293226317" w:history="1">
        <w:r w:rsidR="00687459" w:rsidRPr="001C0BD5">
          <w:rPr>
            <w:rStyle w:val="Hyperlink"/>
            <w:noProof/>
          </w:rPr>
          <w:t>Abbildung 5 - Ablauf eines Requests, Quelle: http://gmoeck.github.com/2011/03/10/sproutcore-mvc-vs-rails-mvc.html</w:t>
        </w:r>
        <w:r w:rsidR="00687459">
          <w:rPr>
            <w:noProof/>
            <w:webHidden/>
          </w:rPr>
          <w:tab/>
        </w:r>
        <w:r w:rsidR="00687459">
          <w:rPr>
            <w:noProof/>
            <w:webHidden/>
          </w:rPr>
          <w:fldChar w:fldCharType="begin"/>
        </w:r>
        <w:r w:rsidR="00687459">
          <w:rPr>
            <w:noProof/>
            <w:webHidden/>
          </w:rPr>
          <w:instrText xml:space="preserve"> PAGEREF _Toc293226317 \h </w:instrText>
        </w:r>
        <w:r w:rsidR="00687459">
          <w:rPr>
            <w:noProof/>
            <w:webHidden/>
          </w:rPr>
        </w:r>
        <w:r w:rsidR="00687459">
          <w:rPr>
            <w:noProof/>
            <w:webHidden/>
          </w:rPr>
          <w:fldChar w:fldCharType="separate"/>
        </w:r>
        <w:r w:rsidR="00687459">
          <w:rPr>
            <w:noProof/>
            <w:webHidden/>
          </w:rPr>
          <w:t>12</w:t>
        </w:r>
        <w:r w:rsidR="00687459">
          <w:rPr>
            <w:noProof/>
            <w:webHidden/>
          </w:rPr>
          <w:fldChar w:fldCharType="end"/>
        </w:r>
      </w:hyperlink>
    </w:p>
    <w:p w14:paraId="4FEA79BB" w14:textId="4FA5E47A" w:rsidR="00687459" w:rsidRDefault="00F34996">
      <w:pPr>
        <w:pStyle w:val="Abbildungsverzeichnis"/>
        <w:tabs>
          <w:tab w:val="right" w:leader="dot" w:pos="9062"/>
        </w:tabs>
        <w:rPr>
          <w:noProof/>
          <w:sz w:val="22"/>
          <w:szCs w:val="22"/>
          <w:lang w:eastAsia="de-CH"/>
        </w:rPr>
      </w:pPr>
      <w:hyperlink w:anchor="_Toc293226318" w:history="1">
        <w:r w:rsidR="00687459" w:rsidRPr="001C0BD5">
          <w:rPr>
            <w:rStyle w:val="Hyperlink"/>
            <w:noProof/>
          </w:rPr>
          <w:t>Abbildung 6 - Übersicht über die Packages</w:t>
        </w:r>
        <w:r w:rsidR="00687459">
          <w:rPr>
            <w:noProof/>
            <w:webHidden/>
          </w:rPr>
          <w:tab/>
        </w:r>
        <w:r w:rsidR="00687459">
          <w:rPr>
            <w:noProof/>
            <w:webHidden/>
          </w:rPr>
          <w:fldChar w:fldCharType="begin"/>
        </w:r>
        <w:r w:rsidR="00687459">
          <w:rPr>
            <w:noProof/>
            <w:webHidden/>
          </w:rPr>
          <w:instrText xml:space="preserve"> PAGEREF _Toc293226318 \h </w:instrText>
        </w:r>
        <w:r w:rsidR="00687459">
          <w:rPr>
            <w:noProof/>
            <w:webHidden/>
          </w:rPr>
        </w:r>
        <w:r w:rsidR="00687459">
          <w:rPr>
            <w:noProof/>
            <w:webHidden/>
          </w:rPr>
          <w:fldChar w:fldCharType="separate"/>
        </w:r>
        <w:r w:rsidR="00687459">
          <w:rPr>
            <w:noProof/>
            <w:webHidden/>
          </w:rPr>
          <w:t>15</w:t>
        </w:r>
        <w:r w:rsidR="00687459">
          <w:rPr>
            <w:noProof/>
            <w:webHidden/>
          </w:rPr>
          <w:fldChar w:fldCharType="end"/>
        </w:r>
      </w:hyperlink>
    </w:p>
    <w:p w14:paraId="714CD8BE" w14:textId="2A3AF736" w:rsidR="00687459" w:rsidRDefault="00F34996">
      <w:pPr>
        <w:pStyle w:val="Abbildungsverzeichnis"/>
        <w:tabs>
          <w:tab w:val="right" w:leader="dot" w:pos="9062"/>
        </w:tabs>
        <w:rPr>
          <w:noProof/>
          <w:sz w:val="22"/>
          <w:szCs w:val="22"/>
          <w:lang w:eastAsia="de-CH"/>
        </w:rPr>
      </w:pPr>
      <w:hyperlink w:anchor="_Toc293226319" w:history="1">
        <w:r w:rsidR="00687459" w:rsidRPr="001C0BD5">
          <w:rPr>
            <w:rStyle w:val="Hyperlink"/>
            <w:noProof/>
          </w:rPr>
          <w:t>Abbildung 8 - Package models</w:t>
        </w:r>
        <w:r w:rsidR="00687459">
          <w:rPr>
            <w:noProof/>
            <w:webHidden/>
          </w:rPr>
          <w:tab/>
        </w:r>
        <w:r w:rsidR="00687459">
          <w:rPr>
            <w:noProof/>
            <w:webHidden/>
          </w:rPr>
          <w:fldChar w:fldCharType="begin"/>
        </w:r>
        <w:r w:rsidR="00687459">
          <w:rPr>
            <w:noProof/>
            <w:webHidden/>
          </w:rPr>
          <w:instrText xml:space="preserve"> PAGEREF _Toc293226319 \h </w:instrText>
        </w:r>
        <w:r w:rsidR="00687459">
          <w:rPr>
            <w:noProof/>
            <w:webHidden/>
          </w:rPr>
        </w:r>
        <w:r w:rsidR="00687459">
          <w:rPr>
            <w:noProof/>
            <w:webHidden/>
          </w:rPr>
          <w:fldChar w:fldCharType="separate"/>
        </w:r>
        <w:r w:rsidR="00687459">
          <w:rPr>
            <w:noProof/>
            <w:webHidden/>
          </w:rPr>
          <w:t>16</w:t>
        </w:r>
        <w:r w:rsidR="00687459">
          <w:rPr>
            <w:noProof/>
            <w:webHidden/>
          </w:rPr>
          <w:fldChar w:fldCharType="end"/>
        </w:r>
      </w:hyperlink>
    </w:p>
    <w:p w14:paraId="2C23DAC0" w14:textId="332A92C2" w:rsidR="00687459" w:rsidRDefault="00F34996">
      <w:pPr>
        <w:pStyle w:val="Abbildungsverzeichnis"/>
        <w:tabs>
          <w:tab w:val="right" w:leader="dot" w:pos="9062"/>
        </w:tabs>
        <w:rPr>
          <w:noProof/>
          <w:sz w:val="22"/>
          <w:szCs w:val="22"/>
          <w:lang w:eastAsia="de-CH"/>
        </w:rPr>
      </w:pPr>
      <w:hyperlink w:anchor="_Toc293226320" w:history="1">
        <w:r w:rsidR="00687459" w:rsidRPr="001C0BD5">
          <w:rPr>
            <w:rStyle w:val="Hyperlink"/>
            <w:noProof/>
          </w:rPr>
          <w:t>Abbildung 9 - Package database</w:t>
        </w:r>
        <w:r w:rsidR="00687459">
          <w:rPr>
            <w:noProof/>
            <w:webHidden/>
          </w:rPr>
          <w:tab/>
        </w:r>
        <w:r w:rsidR="00687459">
          <w:rPr>
            <w:noProof/>
            <w:webHidden/>
          </w:rPr>
          <w:fldChar w:fldCharType="begin"/>
        </w:r>
        <w:r w:rsidR="00687459">
          <w:rPr>
            <w:noProof/>
            <w:webHidden/>
          </w:rPr>
          <w:instrText xml:space="preserve"> PAGEREF _Toc293226320 \h </w:instrText>
        </w:r>
        <w:r w:rsidR="00687459">
          <w:rPr>
            <w:noProof/>
            <w:webHidden/>
          </w:rPr>
        </w:r>
        <w:r w:rsidR="00687459">
          <w:rPr>
            <w:noProof/>
            <w:webHidden/>
          </w:rPr>
          <w:fldChar w:fldCharType="separate"/>
        </w:r>
        <w:r w:rsidR="00687459">
          <w:rPr>
            <w:noProof/>
            <w:webHidden/>
          </w:rPr>
          <w:t>16</w:t>
        </w:r>
        <w:r w:rsidR="00687459">
          <w:rPr>
            <w:noProof/>
            <w:webHidden/>
          </w:rPr>
          <w:fldChar w:fldCharType="end"/>
        </w:r>
      </w:hyperlink>
    </w:p>
    <w:p w14:paraId="768BB69D" w14:textId="034CE28A" w:rsidR="00687459" w:rsidRDefault="00F34996">
      <w:pPr>
        <w:pStyle w:val="Abbildungsverzeichnis"/>
        <w:tabs>
          <w:tab w:val="right" w:leader="dot" w:pos="9062"/>
        </w:tabs>
        <w:rPr>
          <w:noProof/>
          <w:sz w:val="22"/>
          <w:szCs w:val="22"/>
          <w:lang w:eastAsia="de-CH"/>
        </w:rPr>
      </w:pPr>
      <w:hyperlink w:anchor="_Toc293226321" w:history="1">
        <w:r w:rsidR="00687459" w:rsidRPr="001C0BD5">
          <w:rPr>
            <w:rStyle w:val="Hyperlink"/>
            <w:noProof/>
          </w:rPr>
          <w:t>Abbildung 10 - Package services</w:t>
        </w:r>
        <w:r w:rsidR="00687459">
          <w:rPr>
            <w:noProof/>
            <w:webHidden/>
          </w:rPr>
          <w:tab/>
        </w:r>
        <w:r w:rsidR="00687459">
          <w:rPr>
            <w:noProof/>
            <w:webHidden/>
          </w:rPr>
          <w:fldChar w:fldCharType="begin"/>
        </w:r>
        <w:r w:rsidR="00687459">
          <w:rPr>
            <w:noProof/>
            <w:webHidden/>
          </w:rPr>
          <w:instrText xml:space="preserve"> PAGEREF _Toc293226321 \h </w:instrText>
        </w:r>
        <w:r w:rsidR="00687459">
          <w:rPr>
            <w:noProof/>
            <w:webHidden/>
          </w:rPr>
        </w:r>
        <w:r w:rsidR="00687459">
          <w:rPr>
            <w:noProof/>
            <w:webHidden/>
          </w:rPr>
          <w:fldChar w:fldCharType="separate"/>
        </w:r>
        <w:r w:rsidR="00687459">
          <w:rPr>
            <w:noProof/>
            <w:webHidden/>
          </w:rPr>
          <w:t>17</w:t>
        </w:r>
        <w:r w:rsidR="00687459">
          <w:rPr>
            <w:noProof/>
            <w:webHidden/>
          </w:rPr>
          <w:fldChar w:fldCharType="end"/>
        </w:r>
      </w:hyperlink>
    </w:p>
    <w:p w14:paraId="68E98E15" w14:textId="379B753E" w:rsidR="00687459" w:rsidRDefault="00F34996">
      <w:pPr>
        <w:pStyle w:val="Abbildungsverzeichnis"/>
        <w:tabs>
          <w:tab w:val="right" w:leader="dot" w:pos="9062"/>
        </w:tabs>
        <w:rPr>
          <w:noProof/>
          <w:sz w:val="22"/>
          <w:szCs w:val="22"/>
          <w:lang w:eastAsia="de-CH"/>
        </w:rPr>
      </w:pPr>
      <w:hyperlink w:anchor="_Toc293226322" w:history="1">
        <w:r w:rsidR="00687459" w:rsidRPr="001C0BD5">
          <w:rPr>
            <w:rStyle w:val="Hyperlink"/>
            <w:noProof/>
          </w:rPr>
          <w:t>Abbildung 11 - Package gui/gen</w:t>
        </w:r>
        <w:r w:rsidR="00687459">
          <w:rPr>
            <w:noProof/>
            <w:webHidden/>
          </w:rPr>
          <w:tab/>
        </w:r>
        <w:r w:rsidR="00687459">
          <w:rPr>
            <w:noProof/>
            <w:webHidden/>
          </w:rPr>
          <w:fldChar w:fldCharType="begin"/>
        </w:r>
        <w:r w:rsidR="00687459">
          <w:rPr>
            <w:noProof/>
            <w:webHidden/>
          </w:rPr>
          <w:instrText xml:space="preserve"> PAGEREF _Toc293226322 \h </w:instrText>
        </w:r>
        <w:r w:rsidR="00687459">
          <w:rPr>
            <w:noProof/>
            <w:webHidden/>
          </w:rPr>
        </w:r>
        <w:r w:rsidR="00687459">
          <w:rPr>
            <w:noProof/>
            <w:webHidden/>
          </w:rPr>
          <w:fldChar w:fldCharType="separate"/>
        </w:r>
        <w:r w:rsidR="00687459">
          <w:rPr>
            <w:noProof/>
            <w:webHidden/>
          </w:rPr>
          <w:t>17</w:t>
        </w:r>
        <w:r w:rsidR="00687459">
          <w:rPr>
            <w:noProof/>
            <w:webHidden/>
          </w:rPr>
          <w:fldChar w:fldCharType="end"/>
        </w:r>
      </w:hyperlink>
    </w:p>
    <w:p w14:paraId="62FCAECB" w14:textId="61ED8C56" w:rsidR="00687459" w:rsidRDefault="00F34996">
      <w:pPr>
        <w:pStyle w:val="Abbildungsverzeichnis"/>
        <w:tabs>
          <w:tab w:val="right" w:leader="dot" w:pos="9062"/>
        </w:tabs>
        <w:rPr>
          <w:noProof/>
          <w:sz w:val="22"/>
          <w:szCs w:val="22"/>
          <w:lang w:eastAsia="de-CH"/>
        </w:rPr>
      </w:pPr>
      <w:hyperlink w:anchor="_Toc293226323" w:history="1">
        <w:r w:rsidR="00687459" w:rsidRPr="001C0BD5">
          <w:rPr>
            <w:rStyle w:val="Hyperlink"/>
            <w:noProof/>
          </w:rPr>
          <w:t>Abbildung 12 - Package activities</w:t>
        </w:r>
        <w:r w:rsidR="00687459">
          <w:rPr>
            <w:noProof/>
            <w:webHidden/>
          </w:rPr>
          <w:tab/>
        </w:r>
        <w:r w:rsidR="00687459">
          <w:rPr>
            <w:noProof/>
            <w:webHidden/>
          </w:rPr>
          <w:fldChar w:fldCharType="begin"/>
        </w:r>
        <w:r w:rsidR="00687459">
          <w:rPr>
            <w:noProof/>
            <w:webHidden/>
          </w:rPr>
          <w:instrText xml:space="preserve"> PAGEREF _Toc293226323 \h </w:instrText>
        </w:r>
        <w:r w:rsidR="00687459">
          <w:rPr>
            <w:noProof/>
            <w:webHidden/>
          </w:rPr>
        </w:r>
        <w:r w:rsidR="00687459">
          <w:rPr>
            <w:noProof/>
            <w:webHidden/>
          </w:rPr>
          <w:fldChar w:fldCharType="separate"/>
        </w:r>
        <w:r w:rsidR="00687459">
          <w:rPr>
            <w:noProof/>
            <w:webHidden/>
          </w:rPr>
          <w:t>17</w:t>
        </w:r>
        <w:r w:rsidR="00687459">
          <w:rPr>
            <w:noProof/>
            <w:webHidden/>
          </w:rPr>
          <w:fldChar w:fldCharType="end"/>
        </w:r>
      </w:hyperlink>
    </w:p>
    <w:p w14:paraId="12CA828E" w14:textId="712DB4A7" w:rsidR="00687459" w:rsidRDefault="00F34996">
      <w:pPr>
        <w:pStyle w:val="Abbildungsverzeichnis"/>
        <w:tabs>
          <w:tab w:val="right" w:leader="dot" w:pos="9062"/>
        </w:tabs>
        <w:rPr>
          <w:noProof/>
          <w:sz w:val="22"/>
          <w:szCs w:val="22"/>
          <w:lang w:eastAsia="de-CH"/>
        </w:rPr>
      </w:pPr>
      <w:hyperlink w:anchor="_Toc293226324" w:history="1">
        <w:r w:rsidR="00687459" w:rsidRPr="001C0BD5">
          <w:rPr>
            <w:rStyle w:val="Hyperlink"/>
            <w:noProof/>
          </w:rPr>
          <w:t>Abbildung 13 - Aufbau Apache Erweiterung Passenger, Quelle: http://www.modrails.com/documentation/Architectural%20overview.html</w:t>
        </w:r>
        <w:r w:rsidR="00687459">
          <w:rPr>
            <w:noProof/>
            <w:webHidden/>
          </w:rPr>
          <w:tab/>
        </w:r>
        <w:r w:rsidR="00687459">
          <w:rPr>
            <w:noProof/>
            <w:webHidden/>
          </w:rPr>
          <w:fldChar w:fldCharType="begin"/>
        </w:r>
        <w:r w:rsidR="00687459">
          <w:rPr>
            <w:noProof/>
            <w:webHidden/>
          </w:rPr>
          <w:instrText xml:space="preserve"> PAGEREF _Toc293226324 \h </w:instrText>
        </w:r>
        <w:r w:rsidR="00687459">
          <w:rPr>
            <w:noProof/>
            <w:webHidden/>
          </w:rPr>
        </w:r>
        <w:r w:rsidR="00687459">
          <w:rPr>
            <w:noProof/>
            <w:webHidden/>
          </w:rPr>
          <w:fldChar w:fldCharType="separate"/>
        </w:r>
        <w:r w:rsidR="00687459">
          <w:rPr>
            <w:noProof/>
            <w:webHidden/>
          </w:rPr>
          <w:t>19</w:t>
        </w:r>
        <w:r w:rsidR="00687459">
          <w:rPr>
            <w:noProof/>
            <w:webHidden/>
          </w:rPr>
          <w:fldChar w:fldCharType="end"/>
        </w:r>
      </w:hyperlink>
    </w:p>
    <w:p w14:paraId="7DFF4F22" w14:textId="01785CB7" w:rsidR="00687459" w:rsidRDefault="00F34996">
      <w:pPr>
        <w:pStyle w:val="Abbildungsverzeichnis"/>
        <w:tabs>
          <w:tab w:val="right" w:leader="dot" w:pos="9062"/>
        </w:tabs>
        <w:rPr>
          <w:noProof/>
          <w:sz w:val="22"/>
          <w:szCs w:val="22"/>
          <w:lang w:eastAsia="de-CH"/>
        </w:rPr>
      </w:pPr>
      <w:hyperlink w:anchor="_Toc293226325" w:history="1">
        <w:r w:rsidR="00687459" w:rsidRPr="001C0BD5">
          <w:rPr>
            <w:rStyle w:val="Hyperlink"/>
            <w:noProof/>
          </w:rPr>
          <w:t>Abbildung 14 - Allgemeine Fehlermeldung Rails-Server</w:t>
        </w:r>
        <w:r w:rsidR="00687459">
          <w:rPr>
            <w:noProof/>
            <w:webHidden/>
          </w:rPr>
          <w:tab/>
        </w:r>
        <w:r w:rsidR="00687459">
          <w:rPr>
            <w:noProof/>
            <w:webHidden/>
          </w:rPr>
          <w:fldChar w:fldCharType="begin"/>
        </w:r>
        <w:r w:rsidR="00687459">
          <w:rPr>
            <w:noProof/>
            <w:webHidden/>
          </w:rPr>
          <w:instrText xml:space="preserve"> PAGEREF _Toc293226325 \h </w:instrText>
        </w:r>
        <w:r w:rsidR="00687459">
          <w:rPr>
            <w:noProof/>
            <w:webHidden/>
          </w:rPr>
        </w:r>
        <w:r w:rsidR="00687459">
          <w:rPr>
            <w:noProof/>
            <w:webHidden/>
          </w:rPr>
          <w:fldChar w:fldCharType="separate"/>
        </w:r>
        <w:r w:rsidR="00687459">
          <w:rPr>
            <w:noProof/>
            <w:webHidden/>
          </w:rPr>
          <w:t>20</w:t>
        </w:r>
        <w:r w:rsidR="00687459">
          <w:rPr>
            <w:noProof/>
            <w:webHidden/>
          </w:rPr>
          <w:fldChar w:fldCharType="end"/>
        </w:r>
      </w:hyperlink>
    </w:p>
    <w:p w14:paraId="468BCB7B" w14:textId="01897721" w:rsidR="00687459" w:rsidRDefault="00F34996">
      <w:pPr>
        <w:pStyle w:val="Abbildungsverzeichnis"/>
        <w:tabs>
          <w:tab w:val="right" w:leader="dot" w:pos="9062"/>
        </w:tabs>
        <w:rPr>
          <w:noProof/>
          <w:sz w:val="22"/>
          <w:szCs w:val="22"/>
          <w:lang w:eastAsia="de-CH"/>
        </w:rPr>
      </w:pPr>
      <w:hyperlink w:anchor="_Toc293226326" w:history="1">
        <w:r w:rsidR="00687459" w:rsidRPr="001C0BD5">
          <w:rPr>
            <w:rStyle w:val="Hyperlink"/>
            <w:noProof/>
          </w:rPr>
          <w:t>Abbildung 15 - Logeintrag unter Rails</w:t>
        </w:r>
        <w:r w:rsidR="00687459">
          <w:rPr>
            <w:noProof/>
            <w:webHidden/>
          </w:rPr>
          <w:tab/>
        </w:r>
        <w:r w:rsidR="00687459">
          <w:rPr>
            <w:noProof/>
            <w:webHidden/>
          </w:rPr>
          <w:fldChar w:fldCharType="begin"/>
        </w:r>
        <w:r w:rsidR="00687459">
          <w:rPr>
            <w:noProof/>
            <w:webHidden/>
          </w:rPr>
          <w:instrText xml:space="preserve"> PAGEREF _Toc293226326 \h </w:instrText>
        </w:r>
        <w:r w:rsidR="00687459">
          <w:rPr>
            <w:noProof/>
            <w:webHidden/>
          </w:rPr>
        </w:r>
        <w:r w:rsidR="00687459">
          <w:rPr>
            <w:noProof/>
            <w:webHidden/>
          </w:rPr>
          <w:fldChar w:fldCharType="separate"/>
        </w:r>
        <w:r w:rsidR="00687459">
          <w:rPr>
            <w:noProof/>
            <w:webHidden/>
          </w:rPr>
          <w:t>20</w:t>
        </w:r>
        <w:r w:rsidR="00687459">
          <w:rPr>
            <w:noProof/>
            <w:webHidden/>
          </w:rPr>
          <w:fldChar w:fldCharType="end"/>
        </w:r>
      </w:hyperlink>
    </w:p>
    <w:p w14:paraId="7C09F862" w14:textId="11ABEBA2" w:rsidR="00687459" w:rsidRDefault="00F34996">
      <w:pPr>
        <w:pStyle w:val="Abbildungsverzeichnis"/>
        <w:tabs>
          <w:tab w:val="right" w:leader="dot" w:pos="9062"/>
        </w:tabs>
        <w:rPr>
          <w:noProof/>
          <w:sz w:val="22"/>
          <w:szCs w:val="22"/>
          <w:lang w:eastAsia="de-CH"/>
        </w:rPr>
      </w:pPr>
      <w:hyperlink w:anchor="_Toc293226327" w:history="1">
        <w:r w:rsidR="00687459" w:rsidRPr="001C0BD5">
          <w:rPr>
            <w:rStyle w:val="Hyperlink"/>
            <w:noProof/>
          </w:rPr>
          <w:t>Abbildung 16 - Fehlerbericht von Ruby-Server</w:t>
        </w:r>
        <w:r w:rsidR="00687459">
          <w:rPr>
            <w:noProof/>
            <w:webHidden/>
          </w:rPr>
          <w:tab/>
        </w:r>
        <w:r w:rsidR="00687459">
          <w:rPr>
            <w:noProof/>
            <w:webHidden/>
          </w:rPr>
          <w:fldChar w:fldCharType="begin"/>
        </w:r>
        <w:r w:rsidR="00687459">
          <w:rPr>
            <w:noProof/>
            <w:webHidden/>
          </w:rPr>
          <w:instrText xml:space="preserve"> PAGEREF _Toc293226327 \h </w:instrText>
        </w:r>
        <w:r w:rsidR="00687459">
          <w:rPr>
            <w:noProof/>
            <w:webHidden/>
          </w:rPr>
        </w:r>
        <w:r w:rsidR="00687459">
          <w:rPr>
            <w:noProof/>
            <w:webHidden/>
          </w:rPr>
          <w:fldChar w:fldCharType="separate"/>
        </w:r>
        <w:r w:rsidR="00687459">
          <w:rPr>
            <w:noProof/>
            <w:webHidden/>
          </w:rPr>
          <w:t>21</w:t>
        </w:r>
        <w:r w:rsidR="00687459">
          <w:rPr>
            <w:noProof/>
            <w:webHidden/>
          </w:rPr>
          <w:fldChar w:fldCharType="end"/>
        </w:r>
      </w:hyperlink>
    </w:p>
    <w:p w14:paraId="258ACB7A" w14:textId="0B7B5F23" w:rsidR="00687459" w:rsidRDefault="00F34996">
      <w:pPr>
        <w:pStyle w:val="Abbildungsverzeichnis"/>
        <w:tabs>
          <w:tab w:val="right" w:leader="dot" w:pos="9062"/>
        </w:tabs>
        <w:rPr>
          <w:noProof/>
          <w:sz w:val="22"/>
          <w:szCs w:val="22"/>
          <w:lang w:eastAsia="de-CH"/>
        </w:rPr>
      </w:pPr>
      <w:hyperlink w:anchor="_Toc293226328" w:history="1">
        <w:r w:rsidR="00687459" w:rsidRPr="001C0BD5">
          <w:rPr>
            <w:rStyle w:val="Hyperlink"/>
            <w:noProof/>
          </w:rPr>
          <w:t>Abbildung 17 - Null Object Pattern für LocationListener</w:t>
        </w:r>
        <w:r w:rsidR="00687459">
          <w:rPr>
            <w:noProof/>
            <w:webHidden/>
          </w:rPr>
          <w:tab/>
        </w:r>
        <w:r w:rsidR="00687459">
          <w:rPr>
            <w:noProof/>
            <w:webHidden/>
          </w:rPr>
          <w:fldChar w:fldCharType="begin"/>
        </w:r>
        <w:r w:rsidR="00687459">
          <w:rPr>
            <w:noProof/>
            <w:webHidden/>
          </w:rPr>
          <w:instrText xml:space="preserve"> PAGEREF _Toc293226328 \h </w:instrText>
        </w:r>
        <w:r w:rsidR="00687459">
          <w:rPr>
            <w:noProof/>
            <w:webHidden/>
          </w:rPr>
        </w:r>
        <w:r w:rsidR="00687459">
          <w:rPr>
            <w:noProof/>
            <w:webHidden/>
          </w:rPr>
          <w:fldChar w:fldCharType="separate"/>
        </w:r>
        <w:r w:rsidR="00687459">
          <w:rPr>
            <w:noProof/>
            <w:webHidden/>
          </w:rPr>
          <w:t>22</w:t>
        </w:r>
        <w:r w:rsidR="00687459">
          <w:rPr>
            <w:noProof/>
            <w:webHidden/>
          </w:rPr>
          <w:fldChar w:fldCharType="end"/>
        </w:r>
      </w:hyperlink>
    </w:p>
    <w:p w14:paraId="58ACD52B" w14:textId="16FD6C2A" w:rsidR="00687459" w:rsidRDefault="00F34996">
      <w:pPr>
        <w:pStyle w:val="Abbildungsverzeichnis"/>
        <w:tabs>
          <w:tab w:val="right" w:leader="dot" w:pos="9062"/>
        </w:tabs>
        <w:rPr>
          <w:noProof/>
          <w:sz w:val="22"/>
          <w:szCs w:val="22"/>
          <w:lang w:eastAsia="de-CH"/>
        </w:rPr>
      </w:pPr>
      <w:hyperlink w:anchor="_Toc293226329" w:history="1">
        <w:r w:rsidR="00687459" w:rsidRPr="001C0BD5">
          <w:rPr>
            <w:rStyle w:val="Hyperlink"/>
            <w:noProof/>
          </w:rPr>
          <w:t>Abbildung 18 - Interface Transmittable</w:t>
        </w:r>
        <w:r w:rsidR="00687459">
          <w:rPr>
            <w:noProof/>
            <w:webHidden/>
          </w:rPr>
          <w:tab/>
        </w:r>
        <w:r w:rsidR="00687459">
          <w:rPr>
            <w:noProof/>
            <w:webHidden/>
          </w:rPr>
          <w:fldChar w:fldCharType="begin"/>
        </w:r>
        <w:r w:rsidR="00687459">
          <w:rPr>
            <w:noProof/>
            <w:webHidden/>
          </w:rPr>
          <w:instrText xml:space="preserve"> PAGEREF _Toc293226329 \h </w:instrText>
        </w:r>
        <w:r w:rsidR="00687459">
          <w:rPr>
            <w:noProof/>
            <w:webHidden/>
          </w:rPr>
        </w:r>
        <w:r w:rsidR="00687459">
          <w:rPr>
            <w:noProof/>
            <w:webHidden/>
          </w:rPr>
          <w:fldChar w:fldCharType="separate"/>
        </w:r>
        <w:r w:rsidR="00687459">
          <w:rPr>
            <w:noProof/>
            <w:webHidden/>
          </w:rPr>
          <w:t>23</w:t>
        </w:r>
        <w:r w:rsidR="00687459">
          <w:rPr>
            <w:noProof/>
            <w:webHidden/>
          </w:rPr>
          <w:fldChar w:fldCharType="end"/>
        </w:r>
      </w:hyperlink>
    </w:p>
    <w:p w14:paraId="797AC841" w14:textId="132B4A0F" w:rsidR="00687459" w:rsidRDefault="00F34996">
      <w:pPr>
        <w:pStyle w:val="Abbildungsverzeichnis"/>
        <w:tabs>
          <w:tab w:val="right" w:leader="dot" w:pos="9062"/>
        </w:tabs>
        <w:rPr>
          <w:noProof/>
          <w:sz w:val="22"/>
          <w:szCs w:val="22"/>
          <w:lang w:eastAsia="de-CH"/>
        </w:rPr>
      </w:pPr>
      <w:hyperlink w:anchor="_Toc293226330" w:history="1">
        <w:r w:rsidR="00687459" w:rsidRPr="001C0BD5">
          <w:rPr>
            <w:rStyle w:val="Hyperlink"/>
            <w:noProof/>
          </w:rPr>
          <w:t>Abbildung 19 - Verwendung Interface Transmittable</w:t>
        </w:r>
        <w:r w:rsidR="00687459">
          <w:rPr>
            <w:noProof/>
            <w:webHidden/>
          </w:rPr>
          <w:tab/>
        </w:r>
        <w:r w:rsidR="00687459">
          <w:rPr>
            <w:noProof/>
            <w:webHidden/>
          </w:rPr>
          <w:fldChar w:fldCharType="begin"/>
        </w:r>
        <w:r w:rsidR="00687459">
          <w:rPr>
            <w:noProof/>
            <w:webHidden/>
          </w:rPr>
          <w:instrText xml:space="preserve"> PAGEREF _Toc293226330 \h </w:instrText>
        </w:r>
        <w:r w:rsidR="00687459">
          <w:rPr>
            <w:noProof/>
            <w:webHidden/>
          </w:rPr>
        </w:r>
        <w:r w:rsidR="00687459">
          <w:rPr>
            <w:noProof/>
            <w:webHidden/>
          </w:rPr>
          <w:fldChar w:fldCharType="separate"/>
        </w:r>
        <w:r w:rsidR="00687459">
          <w:rPr>
            <w:noProof/>
            <w:webHidden/>
          </w:rPr>
          <w:t>23</w:t>
        </w:r>
        <w:r w:rsidR="00687459">
          <w:rPr>
            <w:noProof/>
            <w:webHidden/>
          </w:rPr>
          <w:fldChar w:fldCharType="end"/>
        </w:r>
      </w:hyperlink>
    </w:p>
    <w:p w14:paraId="76616C8E" w14:textId="7EC4E585" w:rsidR="00687459" w:rsidRDefault="00F34996">
      <w:pPr>
        <w:pStyle w:val="Abbildungsverzeichnis"/>
        <w:tabs>
          <w:tab w:val="right" w:leader="dot" w:pos="9062"/>
        </w:tabs>
        <w:rPr>
          <w:noProof/>
          <w:sz w:val="22"/>
          <w:szCs w:val="22"/>
          <w:lang w:eastAsia="de-CH"/>
        </w:rPr>
      </w:pPr>
      <w:hyperlink w:anchor="_Toc293226331" w:history="1">
        <w:r w:rsidR="00687459" w:rsidRPr="001C0BD5">
          <w:rPr>
            <w:rStyle w:val="Hyperlink"/>
            <w:noProof/>
          </w:rPr>
          <w:t>Abbildung 20 - Try Catch Konstrukt (Error Handling)</w:t>
        </w:r>
        <w:r w:rsidR="00687459">
          <w:rPr>
            <w:noProof/>
            <w:webHidden/>
          </w:rPr>
          <w:tab/>
        </w:r>
        <w:r w:rsidR="00687459">
          <w:rPr>
            <w:noProof/>
            <w:webHidden/>
          </w:rPr>
          <w:fldChar w:fldCharType="begin"/>
        </w:r>
        <w:r w:rsidR="00687459">
          <w:rPr>
            <w:noProof/>
            <w:webHidden/>
          </w:rPr>
          <w:instrText xml:space="preserve"> PAGEREF _Toc293226331 \h </w:instrText>
        </w:r>
        <w:r w:rsidR="00687459">
          <w:rPr>
            <w:noProof/>
            <w:webHidden/>
          </w:rPr>
        </w:r>
        <w:r w:rsidR="00687459">
          <w:rPr>
            <w:noProof/>
            <w:webHidden/>
          </w:rPr>
          <w:fldChar w:fldCharType="separate"/>
        </w:r>
        <w:r w:rsidR="00687459">
          <w:rPr>
            <w:noProof/>
            <w:webHidden/>
          </w:rPr>
          <w:t>24</w:t>
        </w:r>
        <w:r w:rsidR="00687459">
          <w:rPr>
            <w:noProof/>
            <w:webHidden/>
          </w:rPr>
          <w:fldChar w:fldCharType="end"/>
        </w:r>
      </w:hyperlink>
    </w:p>
    <w:p w14:paraId="128E8909" w14:textId="62A60D1F" w:rsidR="00687459" w:rsidRDefault="00F34996">
      <w:pPr>
        <w:pStyle w:val="Abbildungsverzeichnis"/>
        <w:tabs>
          <w:tab w:val="right" w:leader="dot" w:pos="9062"/>
        </w:tabs>
        <w:rPr>
          <w:noProof/>
          <w:sz w:val="22"/>
          <w:szCs w:val="22"/>
          <w:lang w:eastAsia="de-CH"/>
        </w:rPr>
      </w:pPr>
      <w:hyperlink w:anchor="_Toc293226332" w:history="1">
        <w:r w:rsidR="00687459" w:rsidRPr="001C0BD5">
          <w:rPr>
            <w:rStyle w:val="Hyperlink"/>
            <w:noProof/>
          </w:rPr>
          <w:t>Abbildung 21 - Logeinträge anzeigen mit LogCat</w:t>
        </w:r>
        <w:r w:rsidR="00687459">
          <w:rPr>
            <w:noProof/>
            <w:webHidden/>
          </w:rPr>
          <w:tab/>
        </w:r>
        <w:r w:rsidR="00687459">
          <w:rPr>
            <w:noProof/>
            <w:webHidden/>
          </w:rPr>
          <w:fldChar w:fldCharType="begin"/>
        </w:r>
        <w:r w:rsidR="00687459">
          <w:rPr>
            <w:noProof/>
            <w:webHidden/>
          </w:rPr>
          <w:instrText xml:space="preserve"> PAGEREF _Toc293226332 \h </w:instrText>
        </w:r>
        <w:r w:rsidR="00687459">
          <w:rPr>
            <w:noProof/>
            <w:webHidden/>
          </w:rPr>
        </w:r>
        <w:r w:rsidR="00687459">
          <w:rPr>
            <w:noProof/>
            <w:webHidden/>
          </w:rPr>
          <w:fldChar w:fldCharType="separate"/>
        </w:r>
        <w:r w:rsidR="00687459">
          <w:rPr>
            <w:noProof/>
            <w:webHidden/>
          </w:rPr>
          <w:t>25</w:t>
        </w:r>
        <w:r w:rsidR="00687459">
          <w:rPr>
            <w:noProof/>
            <w:webHidden/>
          </w:rPr>
          <w:fldChar w:fldCharType="end"/>
        </w:r>
      </w:hyperlink>
    </w:p>
    <w:p w14:paraId="012BE515" w14:textId="175252C7" w:rsidR="00687459" w:rsidRDefault="00F34996">
      <w:pPr>
        <w:pStyle w:val="Abbildungsverzeichnis"/>
        <w:tabs>
          <w:tab w:val="right" w:leader="dot" w:pos="9062"/>
        </w:tabs>
        <w:rPr>
          <w:noProof/>
          <w:sz w:val="22"/>
          <w:szCs w:val="22"/>
          <w:lang w:eastAsia="de-CH"/>
        </w:rPr>
      </w:pPr>
      <w:hyperlink w:anchor="_Toc293226333" w:history="1">
        <w:r w:rsidR="00687459" w:rsidRPr="001C0BD5">
          <w:rPr>
            <w:rStyle w:val="Hyperlink"/>
            <w:noProof/>
          </w:rPr>
          <w:t>Abbildung 22 - Sequenzdiagramm Authentifizierung</w:t>
        </w:r>
        <w:r w:rsidR="00687459">
          <w:rPr>
            <w:noProof/>
            <w:webHidden/>
          </w:rPr>
          <w:tab/>
        </w:r>
        <w:r w:rsidR="00687459">
          <w:rPr>
            <w:noProof/>
            <w:webHidden/>
          </w:rPr>
          <w:fldChar w:fldCharType="begin"/>
        </w:r>
        <w:r w:rsidR="00687459">
          <w:rPr>
            <w:noProof/>
            <w:webHidden/>
          </w:rPr>
          <w:instrText xml:space="preserve"> PAGEREF _Toc293226333 \h </w:instrText>
        </w:r>
        <w:r w:rsidR="00687459">
          <w:rPr>
            <w:noProof/>
            <w:webHidden/>
          </w:rPr>
        </w:r>
        <w:r w:rsidR="00687459">
          <w:rPr>
            <w:noProof/>
            <w:webHidden/>
          </w:rPr>
          <w:fldChar w:fldCharType="separate"/>
        </w:r>
        <w:r w:rsidR="00687459">
          <w:rPr>
            <w:noProof/>
            <w:webHidden/>
          </w:rPr>
          <w:t>34</w:t>
        </w:r>
        <w:r w:rsidR="00687459">
          <w:rPr>
            <w:noProof/>
            <w:webHidden/>
          </w:rPr>
          <w:fldChar w:fldCharType="end"/>
        </w:r>
      </w:hyperlink>
    </w:p>
    <w:p w14:paraId="0BFFFCB2" w14:textId="4C3E6114" w:rsidR="00687459" w:rsidRDefault="00F34996">
      <w:pPr>
        <w:pStyle w:val="Abbildungsverzeichnis"/>
        <w:tabs>
          <w:tab w:val="right" w:leader="dot" w:pos="9062"/>
        </w:tabs>
        <w:rPr>
          <w:noProof/>
          <w:sz w:val="22"/>
          <w:szCs w:val="22"/>
          <w:lang w:eastAsia="de-CH"/>
        </w:rPr>
      </w:pPr>
      <w:hyperlink w:anchor="_Toc293226334" w:history="1">
        <w:r w:rsidR="00687459" w:rsidRPr="001C0BD5">
          <w:rPr>
            <w:rStyle w:val="Hyperlink"/>
            <w:noProof/>
          </w:rPr>
          <w:t>Abbildung 23 - Interaktionsdiagramm Stundeneintrag erfassen</w:t>
        </w:r>
        <w:r w:rsidR="00687459">
          <w:rPr>
            <w:noProof/>
            <w:webHidden/>
          </w:rPr>
          <w:tab/>
        </w:r>
        <w:r w:rsidR="00687459">
          <w:rPr>
            <w:noProof/>
            <w:webHidden/>
          </w:rPr>
          <w:fldChar w:fldCharType="begin"/>
        </w:r>
        <w:r w:rsidR="00687459">
          <w:rPr>
            <w:noProof/>
            <w:webHidden/>
          </w:rPr>
          <w:instrText xml:space="preserve"> PAGEREF _Toc293226334 \h </w:instrText>
        </w:r>
        <w:r w:rsidR="00687459">
          <w:rPr>
            <w:noProof/>
            <w:webHidden/>
          </w:rPr>
        </w:r>
        <w:r w:rsidR="00687459">
          <w:rPr>
            <w:noProof/>
            <w:webHidden/>
          </w:rPr>
          <w:fldChar w:fldCharType="separate"/>
        </w:r>
        <w:r w:rsidR="00687459">
          <w:rPr>
            <w:noProof/>
            <w:webHidden/>
          </w:rPr>
          <w:t>35</w:t>
        </w:r>
        <w:r w:rsidR="00687459">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8" w:name="_Toc293198249"/>
      <w:bookmarkStart w:id="9" w:name="_Toc293150268"/>
      <w:r>
        <w:lastRenderedPageBreak/>
        <w:t>Einführung</w:t>
      </w:r>
      <w:bookmarkEnd w:id="8"/>
      <w:bookmarkEnd w:id="9"/>
    </w:p>
    <w:p w14:paraId="1F689BA1" w14:textId="77777777" w:rsidR="00DD5A17" w:rsidRDefault="00DD5A17" w:rsidP="00DD5A17">
      <w:pPr>
        <w:pStyle w:val="berschrift2"/>
      </w:pPr>
      <w:bookmarkStart w:id="10" w:name="_Toc293198250"/>
      <w:bookmarkStart w:id="11" w:name="_Toc293150269"/>
      <w:r>
        <w:t>Zweck</w:t>
      </w:r>
      <w:bookmarkEnd w:id="10"/>
      <w:bookmarkEnd w:id="11"/>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12" w:name="_Toc293198251"/>
      <w:bookmarkStart w:id="13" w:name="_Toc293150270"/>
      <w:r>
        <w:t>Gültigkeitsbereich</w:t>
      </w:r>
      <w:bookmarkEnd w:id="12"/>
      <w:bookmarkEnd w:id="13"/>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14" w:name="_Toc293198252"/>
      <w:bookmarkStart w:id="15" w:name="_Toc293150271"/>
      <w:r>
        <w:t>Definitionen und Abkürzungen</w:t>
      </w:r>
      <w:bookmarkEnd w:id="14"/>
      <w:bookmarkEnd w:id="15"/>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16" w:name="_Ref293093350"/>
      <w:bookmarkStart w:id="17" w:name="_Ref293093357"/>
      <w:bookmarkStart w:id="18" w:name="_Toc293198253"/>
      <w:bookmarkStart w:id="19" w:name="_Toc293150272"/>
      <w:r>
        <w:t>Referenzen</w:t>
      </w:r>
      <w:bookmarkEnd w:id="16"/>
      <w:bookmarkEnd w:id="17"/>
      <w:bookmarkEnd w:id="18"/>
      <w:bookmarkEnd w:id="19"/>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20" w:name="_Toc293198254"/>
      <w:bookmarkStart w:id="21" w:name="_Toc293150273"/>
      <w:r>
        <w:lastRenderedPageBreak/>
        <w:t>Software Architektur</w:t>
      </w:r>
      <w:bookmarkEnd w:id="20"/>
      <w:bookmarkEnd w:id="21"/>
    </w:p>
    <w:p w14:paraId="4F3383D7" w14:textId="77777777" w:rsidR="00DD5A17" w:rsidRDefault="00DD5A17" w:rsidP="00EB5F60">
      <w:pPr>
        <w:pStyle w:val="berschrift2"/>
      </w:pPr>
      <w:bookmarkStart w:id="22" w:name="_Toc293198255"/>
      <w:bookmarkStart w:id="23" w:name="_Toc293150274"/>
      <w:r>
        <w:t>Architektonische Ziele &amp; Einschränkungen</w:t>
      </w:r>
      <w:bookmarkEnd w:id="22"/>
      <w:bookmarkEnd w:id="23"/>
    </w:p>
    <w:p w14:paraId="0655AE0B" w14:textId="77777777" w:rsidR="008D7363" w:rsidRPr="008D7363" w:rsidRDefault="008D7363" w:rsidP="008D7363">
      <w:r>
        <w:t>&lt;Beschreibt die Softwareanforderungen und Objekte, welche einen Einfluss auf die Architektur haben [</w:t>
      </w:r>
      <w:proofErr w:type="spellStart"/>
      <w:r>
        <w:t>Bspl</w:t>
      </w:r>
      <w:proofErr w:type="spellEnd"/>
      <w:r>
        <w:t xml:space="preserve">: </w:t>
      </w:r>
      <w:proofErr w:type="spellStart"/>
      <w:r w:rsidRPr="00171C7A">
        <w:t>Safety</w:t>
      </w:r>
      <w:proofErr w:type="spellEnd"/>
      <w:r w:rsidRPr="00171C7A">
        <w:t xml:space="preserve">, Security, Privacy, Distribution, </w:t>
      </w:r>
      <w:r>
        <w:t>…] Beinhaltet auch eine Beschreibung von Design und Implementationsstrategie, Teamstruktur, Entwicklungstools, Zeitplan, etc…&gt;</w:t>
      </w:r>
    </w:p>
    <w:p w14:paraId="200294CB" w14:textId="77777777" w:rsidR="00DD5A17" w:rsidRDefault="001C341B" w:rsidP="00DD5A17">
      <w:pPr>
        <w:pStyle w:val="berschrift3"/>
      </w:pPr>
      <w:bookmarkStart w:id="24" w:name="_Toc293198256"/>
      <w:bookmarkStart w:id="25" w:name="_Toc293150275"/>
      <w:r>
        <w:t>Ziele</w:t>
      </w:r>
      <w:bookmarkEnd w:id="24"/>
      <w:bookmarkEnd w:id="25"/>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26" w:name="_Toc293198257"/>
      <w:bookmarkStart w:id="27" w:name="_Toc293150276"/>
      <w:r>
        <w:t>Einschränkungen</w:t>
      </w:r>
      <w:bookmarkEnd w:id="26"/>
      <w:bookmarkEnd w:id="27"/>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0289D33F" w14:textId="77777777" w:rsidR="007574D4" w:rsidRPr="00763B1C"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r w:rsidR="007574D4">
        <w:br w:type="page"/>
      </w:r>
    </w:p>
    <w:p w14:paraId="7C79D061" w14:textId="77777777" w:rsidR="00FA7E81" w:rsidRDefault="00EE2FF1" w:rsidP="00FA7E81">
      <w:pPr>
        <w:pStyle w:val="berschrift2"/>
      </w:pPr>
      <w:bookmarkStart w:id="28" w:name="_Toc293198258"/>
      <w:bookmarkStart w:id="29" w:name="_Toc293150277"/>
      <w:r>
        <w:lastRenderedPageBreak/>
        <w:t>Architekturübersicht</w:t>
      </w:r>
      <w:bookmarkEnd w:id="28"/>
      <w:bookmarkEnd w:id="29"/>
    </w:p>
    <w:p w14:paraId="683C17CB" w14:textId="77777777" w:rsidR="00A64DD9" w:rsidRPr="002D1931" w:rsidRDefault="007574D4" w:rsidP="0071162A">
      <w:r>
        <w:t xml:space="preserve">Wie anhand der nachstehenden Abbildung ersichtlich,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A64DD9">
        <w:t>e verwenden eine eigene kleine Datenbank, welche verwendet</w:t>
      </w:r>
      <w:r w:rsidR="00D73848">
        <w:t>,</w:t>
      </w:r>
      <w:r w:rsidR="00A64DD9">
        <w:t xml:space="preserve"> wird falls ein Zeiteintrag nicht direkt übermittelt werden kann.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3">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F34996" w:rsidRPr="00CD0510" w:rsidRDefault="00F34996" w:rsidP="00D73848">
                            <w:pPr>
                              <w:pStyle w:val="Beschriftung"/>
                              <w:jc w:val="center"/>
                              <w:rPr>
                                <w:noProof/>
                                <w:sz w:val="20"/>
                                <w:szCs w:val="20"/>
                              </w:rPr>
                            </w:pPr>
                            <w:bookmarkStart w:id="30" w:name="_Toc293150347"/>
                            <w:bookmarkStart w:id="31" w:name="_Toc293226313"/>
                            <w:r>
                              <w:t xml:space="preserve">Abbildung </w:t>
                            </w:r>
                            <w:fldSimple w:instr=" SEQ Abbildung \* ARABIC ">
                              <w:r>
                                <w:rPr>
                                  <w:noProof/>
                                </w:rPr>
                                <w:t>1</w:t>
                              </w:r>
                            </w:fldSimple>
                            <w:r>
                              <w:t xml:space="preserve"> - Architekturübersicht</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687459" w:rsidRPr="00CD0510" w:rsidRDefault="00687459" w:rsidP="00D73848">
                      <w:pPr>
                        <w:pStyle w:val="Beschriftung"/>
                        <w:jc w:val="center"/>
                        <w:rPr>
                          <w:noProof/>
                          <w:sz w:val="20"/>
                          <w:szCs w:val="20"/>
                        </w:rPr>
                      </w:pPr>
                      <w:bookmarkStart w:id="32" w:name="_Toc293150347"/>
                      <w:bookmarkStart w:id="33" w:name="_Toc293226313"/>
                      <w:r>
                        <w:t xml:space="preserve">Abbildung </w:t>
                      </w:r>
                      <w:fldSimple w:instr=" SEQ Abbildung \* ARABIC ">
                        <w:r>
                          <w:rPr>
                            <w:noProof/>
                          </w:rPr>
                          <w:t>1</w:t>
                        </w:r>
                      </w:fldSimple>
                      <w:r>
                        <w:t xml:space="preserve"> - Architekturübersicht</w:t>
                      </w:r>
                      <w:bookmarkEnd w:id="32"/>
                      <w:bookmarkEnd w:id="33"/>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32" w:name="_Toc293198259"/>
      <w:bookmarkStart w:id="33" w:name="_Toc293150278"/>
      <w:r>
        <w:lastRenderedPageBreak/>
        <w:t>Kernarchitektur Übertragung Zeiteintrag</w:t>
      </w:r>
      <w:bookmarkEnd w:id="32"/>
      <w:bookmarkEnd w:id="33"/>
    </w:p>
    <w:p w14:paraId="30EC0D29" w14:textId="77777777" w:rsidR="003B5AAF" w:rsidRDefault="003B5AAF" w:rsidP="003B5AAF">
      <w:pPr>
        <w:pStyle w:val="berschrift3"/>
      </w:pPr>
      <w:bookmarkStart w:id="34" w:name="_Toc293198260"/>
      <w:bookmarkStart w:id="35" w:name="_Toc293150279"/>
      <w:r>
        <w:t>Sequenzdiagramm</w:t>
      </w:r>
      <w:bookmarkEnd w:id="34"/>
      <w:bookmarkEnd w:id="35"/>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F34996" w:rsidRPr="00715E46" w:rsidRDefault="00F34996" w:rsidP="00696160">
                              <w:pPr>
                                <w:pStyle w:val="Beschriftung"/>
                                <w:rPr>
                                  <w:noProof/>
                                  <w:sz w:val="20"/>
                                  <w:szCs w:val="20"/>
                                </w:rPr>
                              </w:pPr>
                              <w:bookmarkStart w:id="36" w:name="_Toc293150348"/>
                              <w:bookmarkStart w:id="37" w:name="_Toc293226314"/>
                              <w:r>
                                <w:t xml:space="preserve">Abbildung </w:t>
                              </w:r>
                              <w:fldSimple w:instr=" SEQ Abbildung \* ARABIC ">
                                <w:r>
                                  <w:rPr>
                                    <w:noProof/>
                                  </w:rPr>
                                  <w:t>2</w:t>
                                </w:r>
                              </w:fldSimple>
                              <w:r>
                                <w:t xml:space="preserve"> - Sequenzdiagramm Übertragung </w:t>
                              </w:r>
                              <w:proofErr w:type="spellStart"/>
                              <w:r>
                                <w:t>TimeEntry</w:t>
                              </w:r>
                              <w:bookmarkEnd w:id="36"/>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15"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687459" w:rsidRPr="00715E46" w:rsidRDefault="00687459" w:rsidP="00696160">
                        <w:pPr>
                          <w:pStyle w:val="Beschriftung"/>
                          <w:rPr>
                            <w:noProof/>
                            <w:sz w:val="20"/>
                            <w:szCs w:val="20"/>
                          </w:rPr>
                        </w:pPr>
                        <w:bookmarkStart w:id="40" w:name="_Toc293150348"/>
                        <w:bookmarkStart w:id="41" w:name="_Toc293226314"/>
                        <w:r>
                          <w:t xml:space="preserve">Abbildung </w:t>
                        </w:r>
                        <w:fldSimple w:instr=" SEQ Abbildung \* ARABIC ">
                          <w:r>
                            <w:rPr>
                              <w:noProof/>
                            </w:rPr>
                            <w:t>2</w:t>
                          </w:r>
                        </w:fldSimple>
                        <w:r>
                          <w:t xml:space="preserve"> - Sequenzdiagramm Übertragung </w:t>
                        </w:r>
                        <w:proofErr w:type="spellStart"/>
                        <w:r>
                          <w:t>TimeEntry</w:t>
                        </w:r>
                        <w:bookmarkEnd w:id="40"/>
                        <w:bookmarkEnd w:id="41"/>
                        <w:proofErr w:type="spellEnd"/>
                      </w:p>
                    </w:txbxContent>
                  </v:textbox>
                </v:shape>
                <w10:wrap type="topAndBottom"/>
              </v:group>
            </w:pict>
          </mc:Fallback>
        </mc:AlternateContent>
      </w:r>
      <w:r>
        <w:t>Die folgende Abbildung zeigt den Ablauf beim Übertragen eines Zeiteintrags zwischen dem Client (</w:t>
      </w:r>
      <w:proofErr w:type="spellStart"/>
      <w:r>
        <w:t>Android</w:t>
      </w:r>
      <w:proofErr w:type="spellEnd"/>
      <w:r>
        <w:t>) und dem Server.</w:t>
      </w:r>
    </w:p>
    <w:p w14:paraId="2467BC55" w14:textId="77777777" w:rsidR="003B5AAF" w:rsidRPr="003B5AAF" w:rsidRDefault="003B5AAF" w:rsidP="003B5AAF"/>
    <w:p w14:paraId="3AB0DA54" w14:textId="77777777" w:rsidR="003B5AAF" w:rsidRDefault="003B5AAF">
      <w:r>
        <w:br w:type="page"/>
      </w:r>
    </w:p>
    <w:p w14:paraId="2DB48D00" w14:textId="77777777" w:rsidR="003B5AAF" w:rsidRDefault="003B5AAF" w:rsidP="003B5AAF">
      <w:pPr>
        <w:pStyle w:val="berschrift3"/>
      </w:pPr>
      <w:bookmarkStart w:id="38" w:name="_Toc293198261"/>
      <w:bookmarkStart w:id="39" w:name="_Toc293150280"/>
      <w:r>
        <w:lastRenderedPageBreak/>
        <w:t>Zustandsdiagramm</w:t>
      </w:r>
      <w:bookmarkEnd w:id="38"/>
      <w:bookmarkEnd w:id="39"/>
    </w:p>
    <w:p w14:paraId="02921398" w14:textId="77777777" w:rsidR="003B5AAF"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40" w:name="_Toc293150349"/>
      <w:bookmarkStart w:id="41" w:name="_Toc293226315"/>
      <w:r>
        <w:t xml:space="preserve">Abbildung </w:t>
      </w:r>
      <w:fldSimple w:instr=" SEQ Abbildung \* ARABIC ">
        <w:r w:rsidR="00BE07BE">
          <w:rPr>
            <w:noProof/>
          </w:rPr>
          <w:t>3</w:t>
        </w:r>
      </w:fldSimple>
      <w:r>
        <w:t xml:space="preserve"> - Zustandsdiagramm Übertragung </w:t>
      </w:r>
      <w:proofErr w:type="spellStart"/>
      <w:r>
        <w:t>TimeEntry</w:t>
      </w:r>
      <w:bookmarkEnd w:id="40"/>
      <w:bookmarkEnd w:id="41"/>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42" w:name="_Toc293198262"/>
      <w:bookmarkStart w:id="43" w:name="_Toc293150281"/>
      <w:r>
        <w:lastRenderedPageBreak/>
        <w:t>Systemstruktur</w:t>
      </w:r>
      <w:bookmarkEnd w:id="42"/>
      <w:bookmarkEnd w:id="43"/>
    </w:p>
    <w:p w14:paraId="7BFEE38B" w14:textId="77777777" w:rsidR="005A2A86" w:rsidRDefault="005A2A86" w:rsidP="005A2A86">
      <w:pPr>
        <w:pStyle w:val="berschrift3"/>
      </w:pPr>
      <w:bookmarkStart w:id="44" w:name="_Toc293198263"/>
      <w:bookmarkStart w:id="45" w:name="_Toc293150282"/>
      <w:r>
        <w:t>Physische Sicht</w:t>
      </w:r>
      <w:bookmarkEnd w:id="44"/>
      <w:bookmarkEnd w:id="45"/>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46" w:name="_Toc293150350"/>
      <w:bookmarkStart w:id="47" w:name="_Toc293226316"/>
      <w:r>
        <w:t xml:space="preserve">Abbildung </w:t>
      </w:r>
      <w:fldSimple w:instr=" SEQ Abbildung \* ARABIC ">
        <w:r w:rsidR="00BE07BE">
          <w:rPr>
            <w:noProof/>
          </w:rPr>
          <w:t>4</w:t>
        </w:r>
      </w:fldSimple>
      <w:r>
        <w:t xml:space="preserve"> - </w:t>
      </w:r>
      <w:proofErr w:type="spellStart"/>
      <w:r>
        <w:t>Deployment</w:t>
      </w:r>
      <w:proofErr w:type="spellEnd"/>
      <w:r>
        <w:t xml:space="preserve"> </w:t>
      </w:r>
      <w:proofErr w:type="spellStart"/>
      <w:r>
        <w:t>Diagram</w:t>
      </w:r>
      <w:proofErr w:type="spellEnd"/>
      <w:r>
        <w:t xml:space="preserve"> MRT</w:t>
      </w:r>
      <w:bookmarkEnd w:id="46"/>
      <w:bookmarkEnd w:id="47"/>
    </w:p>
    <w:p w14:paraId="27D03BF9" w14:textId="77777777" w:rsidR="00987642" w:rsidRDefault="00E44D39" w:rsidP="00F20A28">
      <w:r>
        <w:t xml:space="preserve">Da der Server die </w:t>
      </w:r>
      <w:proofErr w:type="spellStart"/>
      <w:r>
        <w:t>Rails</w:t>
      </w:r>
      <w:proofErr w:type="spellEnd"/>
      <w:r>
        <w:t xml:space="preserve"> Applikation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987642">
        <w:t xml:space="preserve"> </w:t>
      </w:r>
      <w:r>
        <w:t>Der Client v</w:t>
      </w:r>
      <w:r w:rsidR="00B76ECE">
        <w:t>erbindet sich mit dem Server mit Hilfe des Protokolls HTTP/HTTPS</w:t>
      </w:r>
      <w:r>
        <w:t xml:space="preserve">. Deshalb wird der Client als Client </w:t>
      </w:r>
      <w:proofErr w:type="spellStart"/>
      <w:r>
        <w:t>Execution</w:t>
      </w:r>
      <w:proofErr w:type="spellEnd"/>
      <w:r>
        <w:t xml:space="preserve"> </w:t>
      </w:r>
      <w:proofErr w:type="spellStart"/>
      <w:r>
        <w:t>Node</w:t>
      </w:r>
      <w:proofErr w:type="spellEnd"/>
      <w:r>
        <w:t xml:space="preserv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803B99">
        <w:t>rails_app</w:t>
      </w:r>
      <w:proofErr w:type="spellEnd"/>
      <w:r w:rsidR="00803B99">
        <w:t xml:space="preserve">), auf dem Client eine </w:t>
      </w:r>
      <w:proofErr w:type="spellStart"/>
      <w:r w:rsidR="00803B99">
        <w:t>Android</w:t>
      </w:r>
      <w:proofErr w:type="spellEnd"/>
      <w:r w:rsidR="00803B99">
        <w:t xml:space="preserve"> Applikation (</w:t>
      </w:r>
      <w:proofErr w:type="spellStart"/>
      <w:r w:rsidR="00803B99">
        <w:t>mrt.apk</w:t>
      </w:r>
      <w:proofErr w:type="spellEnd"/>
      <w:r w:rsidR="00803B99">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7777777" w:rsidR="009A2911" w:rsidRPr="00F20A28" w:rsidRDefault="009A2911" w:rsidP="00F20A28">
      <w:r>
        <w:t xml:space="preserve">Eine ausführliche Begründung für den Architekturentscheid ist im Anhang </w:t>
      </w:r>
      <w:r>
        <w:fldChar w:fldCharType="begin"/>
      </w:r>
      <w:r>
        <w:instrText xml:space="preserve"> REF _Ref292107157 \r \h </w:instrText>
      </w:r>
      <w:r>
        <w:fldChar w:fldCharType="separate"/>
      </w:r>
      <w:r w:rsidR="00687459">
        <w:t>9.1</w:t>
      </w:r>
      <w:r>
        <w:fldChar w:fldCharType="end"/>
      </w:r>
      <w:r>
        <w:t xml:space="preserve"> </w:t>
      </w:r>
      <w:r>
        <w:fldChar w:fldCharType="begin"/>
      </w:r>
      <w:r>
        <w:instrText xml:space="preserve"> REF _Ref292107175 \h </w:instrText>
      </w:r>
      <w:r>
        <w:fldChar w:fldCharType="separate"/>
      </w:r>
      <w:r>
        <w:t>Architekturentscheide</w:t>
      </w:r>
      <w:r>
        <w:fldChar w:fldCharType="end"/>
      </w:r>
      <w:r>
        <w:t xml:space="preserve"> zu finden.</w:t>
      </w:r>
    </w:p>
    <w:p w14:paraId="0DD7B9F1" w14:textId="77777777" w:rsidR="005A2A86" w:rsidRDefault="005A2A86" w:rsidP="005A2A86">
      <w:pPr>
        <w:pStyle w:val="berschrift3"/>
      </w:pPr>
      <w:bookmarkStart w:id="48" w:name="_Toc293198264"/>
      <w:bookmarkStart w:id="49" w:name="_Toc293150283"/>
      <w:r>
        <w:t>Logische Sicht</w:t>
      </w:r>
      <w:r w:rsidR="00EB21F4">
        <w:t xml:space="preserve"> </w:t>
      </w:r>
      <w:proofErr w:type="spellStart"/>
      <w:r w:rsidR="00EB21F4">
        <w:t>Rails</w:t>
      </w:r>
      <w:bookmarkEnd w:id="48"/>
      <w:bookmarkEnd w:id="49"/>
      <w:proofErr w:type="spellEnd"/>
    </w:p>
    <w:p w14:paraId="280504C1" w14:textId="77777777" w:rsidR="00B23A08" w:rsidRDefault="00EB21F4" w:rsidP="00EB21F4">
      <w:r>
        <w:t xml:space="preserve">Die Architektur der </w:t>
      </w:r>
      <w:proofErr w:type="spellStart"/>
      <w:r>
        <w:t>Rails</w:t>
      </w:r>
      <w:proofErr w:type="spellEnd"/>
      <w:r>
        <w:t xml:space="preserve">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lastRenderedPageBreak/>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A7B8EE1" w14:textId="77777777"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31251D3D" w14:textId="77777777" w:rsidR="00AF2D95" w:rsidRPr="006313C4" w:rsidRDefault="00AF2D95" w:rsidP="00AF2D95">
      <w:pPr>
        <w:pStyle w:val="KeinLeerraum"/>
      </w:pP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529CE096" w14:textId="77777777" w:rsidR="00AF2D95" w:rsidRPr="00D42267" w:rsidRDefault="00AF2D95" w:rsidP="00AF2D95">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6760B886" w14:textId="77777777" w:rsidR="00AF2D95" w:rsidRDefault="00AF2D95" w:rsidP="00EB21F4"/>
    <w:p w14:paraId="0493EB50" w14:textId="77777777" w:rsidR="006F482D" w:rsidRDefault="002C401C" w:rsidP="002C401C">
      <w:pPr>
        <w:pStyle w:val="berschrift4"/>
      </w:pPr>
      <w:bookmarkStart w:id="50" w:name="_Rails_MVC"/>
      <w:bookmarkStart w:id="51" w:name="_Ref293199428"/>
      <w:bookmarkEnd w:id="50"/>
      <w:proofErr w:type="spellStart"/>
      <w:r>
        <w:t>Rails</w:t>
      </w:r>
      <w:proofErr w:type="spellEnd"/>
      <w:r>
        <w:t xml:space="preserve"> MVC</w:t>
      </w:r>
      <w:bookmarkEnd w:id="51"/>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52" w:name="_Toc293150351"/>
      <w:bookmarkStart w:id="53" w:name="_Toc293226317"/>
      <w:r>
        <w:t xml:space="preserve">Abbildung </w:t>
      </w:r>
      <w:fldSimple w:instr=" SEQ Abbildung \* ARABIC ">
        <w:r w:rsidR="00BE07BE">
          <w:rPr>
            <w:noProof/>
          </w:rPr>
          <w:t>5</w:t>
        </w:r>
      </w:fldSimple>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52"/>
      <w:bookmarkEnd w:id="53"/>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54" w:name="_Toc293198265"/>
      <w:bookmarkStart w:id="55" w:name="_Toc293150284"/>
      <w:r>
        <w:lastRenderedPageBreak/>
        <w:t xml:space="preserve">Logische Sicht </w:t>
      </w:r>
      <w:proofErr w:type="spellStart"/>
      <w:r>
        <w:t>Android</w:t>
      </w:r>
      <w:bookmarkEnd w:id="54"/>
      <w:bookmarkEnd w:id="55"/>
      <w:proofErr w:type="spellEnd"/>
    </w:p>
    <w:p w14:paraId="04C2B578" w14:textId="29875236" w:rsidR="00FC0E32" w:rsidRDefault="00432583" w:rsidP="00432583">
      <w:r w:rsidRPr="00E67212">
        <w:t xml:space="preserve">&lt;Beschreibung mit Text und Diagramm der Architektur. </w:t>
      </w:r>
      <w:r w:rsidRPr="0025026F">
        <w:t>Aufteilung in Packages (zum Beispiel</w:t>
      </w:r>
      <w:r>
        <w:t xml:space="preserve">: 3-Layer-Architektur mit </w:t>
      </w:r>
      <w:r w:rsidRPr="0025026F">
        <w:t xml:space="preserve"> GUI</w:t>
      </w:r>
      <w:r>
        <w:t>,</w:t>
      </w:r>
      <w:r w:rsidRPr="0025026F">
        <w:t xml:space="preserve"> </w:t>
      </w:r>
      <w:r>
        <w:t>Problem Domain und Datenhaltung</w:t>
      </w:r>
      <w:r w:rsidRPr="0025026F">
        <w:t>)&gt;</w:t>
      </w:r>
    </w:p>
    <w:p w14:paraId="3CB867AE" w14:textId="46B465F5" w:rsidR="00FC0E32" w:rsidRDefault="006163A8" w:rsidP="00FC0E32">
      <w:r>
        <w:t>&lt;</w:t>
      </w:r>
      <w:r w:rsidR="00FC0E32">
        <w:t xml:space="preserve">Diagramm mit Packages und </w:t>
      </w:r>
      <w:proofErr w:type="spellStart"/>
      <w:r w:rsidR="00FC0E32">
        <w:t>Dependencies</w:t>
      </w:r>
      <w:proofErr w:type="spellEnd"/>
      <w:r w:rsidR="00FC0E32">
        <w:t xml:space="preserve"> zwischen Packages</w:t>
      </w:r>
    </w:p>
    <w:p w14:paraId="096E42B3" w14:textId="697040A6" w:rsidR="00FC0E32" w:rsidRDefault="00FC0E32" w:rsidP="00687459">
      <w:pPr>
        <w:pStyle w:val="Listenabsatz"/>
        <w:numPr>
          <w:ilvl w:val="0"/>
          <w:numId w:val="5"/>
        </w:numPr>
      </w:pPr>
      <w:r>
        <w:t>Kurzbeschreibung der Packages</w:t>
      </w:r>
    </w:p>
    <w:p w14:paraId="66018140" w14:textId="3B091BCA" w:rsidR="00FC0E32" w:rsidRDefault="00FC0E32" w:rsidP="00687459">
      <w:pPr>
        <w:pStyle w:val="Listenabsatz"/>
        <w:numPr>
          <w:ilvl w:val="0"/>
          <w:numId w:val="5"/>
        </w:numPr>
      </w:pPr>
      <w:r>
        <w:t xml:space="preserve">Eventuell Kurzbeschreibung wesentlicher Klassen (Exportklassen, </w:t>
      </w:r>
      <w:proofErr w:type="spellStart"/>
      <w:r>
        <w:t>Facades</w:t>
      </w:r>
      <w:proofErr w:type="spellEnd"/>
      <w:r>
        <w:t>)</w:t>
      </w:r>
    </w:p>
    <w:p w14:paraId="62C8653D" w14:textId="4141E5A3" w:rsidR="00FC0E32" w:rsidRDefault="00FC0E32" w:rsidP="00687459">
      <w:pPr>
        <w:pStyle w:val="Listenabsatz"/>
        <w:numPr>
          <w:ilvl w:val="0"/>
          <w:numId w:val="5"/>
        </w:numPr>
      </w:pPr>
      <w:r>
        <w:t>Einzelne Packages sind z.T. Technologiekomponenten wie GUI-Library</w:t>
      </w:r>
    </w:p>
    <w:p w14:paraId="3CE0D211" w14:textId="77777777" w:rsidR="00FC0E32" w:rsidRDefault="00FC0E32" w:rsidP="00FC0E32">
      <w:r>
        <w:t xml:space="preserve"> Kurze Beschreibung der gewählten Technologiekomponenten mit Begründung für ihre</w:t>
      </w:r>
    </w:p>
    <w:p w14:paraId="0EA8D32A" w14:textId="1764C27D" w:rsidR="008041D4" w:rsidRDefault="00FC0E32" w:rsidP="00FC0E32">
      <w:r>
        <w:t>Wahl (ev. Verweis auf einen Anhang, der Varianten diskutiert)</w:t>
      </w:r>
      <w:r w:rsidR="006163A8">
        <w:t>&gt;</w:t>
      </w:r>
    </w:p>
    <w:p w14:paraId="6AC08B19" w14:textId="77777777" w:rsidR="002812A7" w:rsidRDefault="002812A7" w:rsidP="00FC0E32"/>
    <w:p w14:paraId="77A529D3" w14:textId="77777777" w:rsidR="002812A7" w:rsidRDefault="002812A7" w:rsidP="00FC0E32"/>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3835E663" w14:textId="5F387EAD" w:rsidR="007613B2" w:rsidRDefault="008243B1" w:rsidP="00F34996">
      <w:r>
        <w:rPr>
          <w:noProof/>
          <w:lang w:eastAsia="de-CH"/>
        </w:rPr>
        <w:lastRenderedPageBreak/>
        <w:drawing>
          <wp:inline distT="0" distB="0" distL="0" distR="0" wp14:anchorId="313314A3" wp14:editId="1DD03D8C">
            <wp:extent cx="5760720" cy="6800541"/>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800541"/>
                    </a:xfrm>
                    <a:prstGeom prst="rect">
                      <a:avLst/>
                    </a:prstGeom>
                    <a:noFill/>
                    <a:ln>
                      <a:noFill/>
                    </a:ln>
                  </pic:spPr>
                </pic:pic>
              </a:graphicData>
            </a:graphic>
          </wp:inline>
        </w:drawing>
      </w:r>
    </w:p>
    <w:p w14:paraId="182E7C4D" w14:textId="2103CBA7" w:rsidR="006E0CB0" w:rsidRDefault="006E0CB0" w:rsidP="008041D4">
      <w:r>
        <w:rPr>
          <w:noProof/>
          <w:lang w:eastAsia="de-CH"/>
        </w:rPr>
        <w:lastRenderedPageBreak/>
        <w:drawing>
          <wp:inline distT="0" distB="0" distL="0" distR="0" wp14:anchorId="02D24DAD" wp14:editId="72040C26">
            <wp:extent cx="3215300" cy="2435961"/>
            <wp:effectExtent l="0" t="0" r="4445" b="2540"/>
            <wp:docPr id="30" name="Grafik 30" descr="J:\dev\se2p_svn.elmermx.ch\client\android_mrt\trunk\diagrams\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ev\se2p_svn.elmermx.ch\client\android_mrt\trunk\diagrams\packag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5545" cy="2436146"/>
                    </a:xfrm>
                    <a:prstGeom prst="rect">
                      <a:avLst/>
                    </a:prstGeom>
                    <a:noFill/>
                    <a:ln>
                      <a:noFill/>
                    </a:ln>
                  </pic:spPr>
                </pic:pic>
              </a:graphicData>
            </a:graphic>
          </wp:inline>
        </w:drawing>
      </w:r>
    </w:p>
    <w:p w14:paraId="06D44839" w14:textId="77777777" w:rsidR="00684AD5" w:rsidRDefault="007613B2" w:rsidP="00684AD5">
      <w:pPr>
        <w:pStyle w:val="Beschriftung"/>
      </w:pPr>
      <w:bookmarkStart w:id="56" w:name="_Ref290375749"/>
      <w:bookmarkStart w:id="57" w:name="_Toc293150352"/>
      <w:bookmarkStart w:id="58" w:name="_Toc293226318"/>
      <w:r>
        <w:t xml:space="preserve">Abbildung </w:t>
      </w:r>
      <w:fldSimple w:instr=" SEQ Abbildung \* ARABIC ">
        <w:r w:rsidR="00BE07BE">
          <w:rPr>
            <w:noProof/>
          </w:rPr>
          <w:t>6</w:t>
        </w:r>
      </w:fldSimple>
      <w:r>
        <w:t xml:space="preserve"> - Übersicht über die Packages</w:t>
      </w:r>
      <w:bookmarkEnd w:id="56"/>
      <w:bookmarkEnd w:id="57"/>
      <w:bookmarkEnd w:id="58"/>
    </w:p>
    <w:p w14:paraId="612733E8" w14:textId="182E2E73" w:rsidR="002812A7" w:rsidRPr="002812A7" w:rsidRDefault="002812A7" w:rsidP="002812A7">
      <w:r>
        <w:t xml:space="preserve">Wie in der Grafik zu sehen ist, sind die </w:t>
      </w:r>
      <w:r w:rsidR="00610205">
        <w:t>Packages</w:t>
      </w:r>
      <w:r w:rsidR="00C235A7">
        <w:t xml:space="preserve"> nur nach unten abhängig.</w:t>
      </w:r>
    </w:p>
    <w:p w14:paraId="228D962C" w14:textId="26C8D645" w:rsidR="00DC7DFD" w:rsidRDefault="00155DD9" w:rsidP="00687459">
      <w:pPr>
        <w:pStyle w:val="berschrift4"/>
      </w:pPr>
      <w:bookmarkStart w:id="59" w:name="_GoBack"/>
      <w:bookmarkEnd w:id="59"/>
      <w:proofErr w:type="spellStart"/>
      <w:r>
        <w:t>i</w:t>
      </w:r>
      <w:r w:rsidR="005B6F63">
        <w:t>nterfaces</w:t>
      </w:r>
      <w:proofErr w:type="spellEnd"/>
    </w:p>
    <w:p w14:paraId="2CC6C8B6" w14:textId="1E94708F" w:rsidR="00DC7DFD" w:rsidRPr="001C3EDB" w:rsidRDefault="00DC7DFD" w:rsidP="00DC7DFD">
      <w:r>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610EC6D5" w14:textId="7404D870" w:rsidR="00DC7DFD" w:rsidRDefault="00F34996" w:rsidP="00DC7DFD">
      <w:pPr>
        <w:keepNext/>
      </w:pPr>
      <w:r>
        <w:rPr>
          <w:noProof/>
          <w:lang w:eastAsia="de-CH"/>
        </w:rPr>
        <w:drawing>
          <wp:inline distT="0" distB="0" distL="0" distR="0" wp14:anchorId="459F0CBD" wp14:editId="41BA5860">
            <wp:extent cx="5760720" cy="122197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221971"/>
                    </a:xfrm>
                    <a:prstGeom prst="rect">
                      <a:avLst/>
                    </a:prstGeom>
                    <a:noFill/>
                    <a:ln>
                      <a:noFill/>
                    </a:ln>
                  </pic:spPr>
                </pic:pic>
              </a:graphicData>
            </a:graphic>
          </wp:inline>
        </w:drawing>
      </w:r>
    </w:p>
    <w:p w14:paraId="0EEEB59E" w14:textId="77777777" w:rsidR="00DC7DFD" w:rsidRDefault="00DC7DFD" w:rsidP="00DC7DFD">
      <w:pPr>
        <w:pStyle w:val="Beschriftung"/>
      </w:pPr>
      <w:bookmarkStart w:id="60" w:name="_Toc293150353"/>
      <w:r>
        <w:t xml:space="preserve">Abbildung </w:t>
      </w:r>
      <w:fldSimple w:instr=" SEQ Abbildung \* ARABIC ">
        <w:r w:rsidR="00950FFC">
          <w:rPr>
            <w:noProof/>
          </w:rPr>
          <w:t>7</w:t>
        </w:r>
      </w:fldSimple>
      <w:r>
        <w:t xml:space="preserve"> - Package </w:t>
      </w:r>
      <w:proofErr w:type="spellStart"/>
      <w:r>
        <w:t>interfaces</w:t>
      </w:r>
      <w:bookmarkEnd w:id="60"/>
      <w:proofErr w:type="spellEnd"/>
    </w:p>
    <w:p w14:paraId="76BA38E0" w14:textId="4C95B836" w:rsidR="00DC7DFD" w:rsidRDefault="002E01E4" w:rsidP="00687459">
      <w:pPr>
        <w:pStyle w:val="berschrift4"/>
      </w:pPr>
      <w:proofErr w:type="spellStart"/>
      <w:r>
        <w:t>n</w:t>
      </w:r>
      <w:r w:rsidR="00AC3E22">
        <w:t>etwork</w:t>
      </w:r>
      <w:proofErr w:type="spellEnd"/>
    </w:p>
    <w:p w14:paraId="5D8C8242" w14:textId="174651A0"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34DB120B" w14:textId="6980868F" w:rsidR="00F34996" w:rsidRDefault="00F34996" w:rsidP="00DC7DFD">
      <w:r>
        <w:rPr>
          <w:noProof/>
          <w:lang w:eastAsia="de-CH"/>
        </w:rPr>
        <w:drawing>
          <wp:inline distT="0" distB="0" distL="0" distR="0" wp14:anchorId="484D280F" wp14:editId="2371D8DF">
            <wp:extent cx="2981325" cy="276788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325" cy="2767880"/>
                    </a:xfrm>
                    <a:prstGeom prst="rect">
                      <a:avLst/>
                    </a:prstGeom>
                    <a:noFill/>
                    <a:ln>
                      <a:noFill/>
                    </a:ln>
                  </pic:spPr>
                </pic:pic>
              </a:graphicData>
            </a:graphic>
          </wp:inline>
        </w:drawing>
      </w:r>
    </w:p>
    <w:p w14:paraId="726DF318" w14:textId="4453594D" w:rsidR="00B75478" w:rsidRDefault="0057755E" w:rsidP="00687459">
      <w:pPr>
        <w:pStyle w:val="berschrift4"/>
      </w:pPr>
      <w:proofErr w:type="spellStart"/>
      <w:r>
        <w:lastRenderedPageBreak/>
        <w:t>m</w:t>
      </w:r>
      <w:r w:rsidR="005B6F63">
        <w:t>odels</w:t>
      </w:r>
      <w:proofErr w:type="spellEnd"/>
    </w:p>
    <w:p w14:paraId="34BC5DF0" w14:textId="61EE988A" w:rsidR="00B75478" w:rsidRDefault="005B6F63" w:rsidP="00687459">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96C7DDB" w14:textId="77CF24B5" w:rsidR="00B75478" w:rsidRDefault="00F34996" w:rsidP="00B75478">
      <w:r>
        <w:rPr>
          <w:noProof/>
          <w:lang w:eastAsia="de-CH"/>
        </w:rPr>
        <w:drawing>
          <wp:inline distT="0" distB="0" distL="0" distR="0" wp14:anchorId="3514220E" wp14:editId="482B609B">
            <wp:extent cx="4665035" cy="2476500"/>
            <wp:effectExtent l="0" t="0" r="254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5035" cy="2476500"/>
                    </a:xfrm>
                    <a:prstGeom prst="rect">
                      <a:avLst/>
                    </a:prstGeom>
                    <a:noFill/>
                    <a:ln>
                      <a:noFill/>
                    </a:ln>
                  </pic:spPr>
                </pic:pic>
              </a:graphicData>
            </a:graphic>
          </wp:inline>
        </w:drawing>
      </w:r>
    </w:p>
    <w:p w14:paraId="122500D8" w14:textId="77777777" w:rsidR="00B75478" w:rsidRDefault="00B75478" w:rsidP="00684AD5">
      <w:pPr>
        <w:pStyle w:val="Beschriftung"/>
      </w:pPr>
      <w:bookmarkStart w:id="61" w:name="_Toc293150354"/>
      <w:bookmarkStart w:id="62" w:name="_Toc293226319"/>
      <w:r>
        <w:t xml:space="preserve">Abbildung </w:t>
      </w:r>
      <w:fldSimple w:instr=" SEQ Abbildung \* ARABIC ">
        <w:r w:rsidR="00950FFC">
          <w:rPr>
            <w:noProof/>
          </w:rPr>
          <w:t>8</w:t>
        </w:r>
      </w:fldSimple>
      <w:r>
        <w:t xml:space="preserve"> - Package </w:t>
      </w:r>
      <w:proofErr w:type="spellStart"/>
      <w:r>
        <w:t>models</w:t>
      </w:r>
      <w:bookmarkEnd w:id="61"/>
      <w:bookmarkEnd w:id="62"/>
      <w:proofErr w:type="spellEnd"/>
    </w:p>
    <w:p w14:paraId="309E207B" w14:textId="04C2E838" w:rsidR="00684AD5" w:rsidRDefault="0057755E" w:rsidP="00687459">
      <w:pPr>
        <w:pStyle w:val="berschrift4"/>
      </w:pPr>
      <w:proofErr w:type="spellStart"/>
      <w:r>
        <w:t>d</w:t>
      </w:r>
      <w:r w:rsidR="00AC3E22">
        <w:t>atabase</w:t>
      </w:r>
      <w:proofErr w:type="spellEnd"/>
    </w:p>
    <w:p w14:paraId="3D50E97F" w14:textId="71DE3372"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641A8CAB" w14:textId="1D47E1C8" w:rsidR="00684AD5" w:rsidRDefault="00F34996" w:rsidP="00684AD5">
      <w:pPr>
        <w:keepNext/>
      </w:pPr>
      <w:r>
        <w:rPr>
          <w:noProof/>
          <w:lang w:eastAsia="de-CH"/>
        </w:rPr>
        <w:drawing>
          <wp:inline distT="0" distB="0" distL="0" distR="0" wp14:anchorId="3CDF945A" wp14:editId="7CC499A9">
            <wp:extent cx="1762125" cy="1809750"/>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2125" cy="1809750"/>
                    </a:xfrm>
                    <a:prstGeom prst="rect">
                      <a:avLst/>
                    </a:prstGeom>
                    <a:noFill/>
                    <a:ln>
                      <a:noFill/>
                    </a:ln>
                  </pic:spPr>
                </pic:pic>
              </a:graphicData>
            </a:graphic>
          </wp:inline>
        </w:drawing>
      </w:r>
    </w:p>
    <w:p w14:paraId="69936CA9" w14:textId="77777777" w:rsidR="00684AD5" w:rsidRDefault="00684AD5" w:rsidP="00684AD5">
      <w:pPr>
        <w:pStyle w:val="Beschriftung"/>
      </w:pPr>
      <w:bookmarkStart w:id="63" w:name="_Toc293150355"/>
      <w:bookmarkStart w:id="64" w:name="_Toc293226320"/>
      <w:r>
        <w:t xml:space="preserve">Abbildung </w:t>
      </w:r>
      <w:fldSimple w:instr=" SEQ Abbildung \* ARABIC ">
        <w:r w:rsidR="00950FFC">
          <w:rPr>
            <w:noProof/>
          </w:rPr>
          <w:t>9</w:t>
        </w:r>
      </w:fldSimple>
      <w:r>
        <w:t xml:space="preserve"> - Package </w:t>
      </w:r>
      <w:proofErr w:type="spellStart"/>
      <w:r>
        <w:t>database</w:t>
      </w:r>
      <w:bookmarkEnd w:id="63"/>
      <w:bookmarkEnd w:id="64"/>
      <w:proofErr w:type="spellEnd"/>
    </w:p>
    <w:p w14:paraId="50369C33" w14:textId="1D9F566A" w:rsidR="008765A3" w:rsidRDefault="00AC3E22" w:rsidP="008765A3">
      <w:pPr>
        <w:pStyle w:val="berschrift4"/>
      </w:pPr>
      <w:proofErr w:type="spellStart"/>
      <w:r>
        <w:t>application</w:t>
      </w:r>
      <w:proofErr w:type="spellEnd"/>
    </w:p>
    <w:p w14:paraId="63F36C27" w14:textId="6E77D816" w:rsid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7370C046" w14:textId="3784FF7E" w:rsidR="00AC3E22" w:rsidRPr="008765A3" w:rsidRDefault="00AC3E22" w:rsidP="008765A3">
      <w:r>
        <w:rPr>
          <w:noProof/>
          <w:lang w:eastAsia="de-CH"/>
        </w:rPr>
        <w:lastRenderedPageBreak/>
        <w:drawing>
          <wp:inline distT="0" distB="0" distL="0" distR="0" wp14:anchorId="2F981C0F" wp14:editId="4EEEBAE7">
            <wp:extent cx="1762125" cy="1809750"/>
            <wp:effectExtent l="0" t="0" r="952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2125" cy="1809750"/>
                    </a:xfrm>
                    <a:prstGeom prst="rect">
                      <a:avLst/>
                    </a:prstGeom>
                    <a:noFill/>
                    <a:ln>
                      <a:noFill/>
                    </a:ln>
                  </pic:spPr>
                </pic:pic>
              </a:graphicData>
            </a:graphic>
          </wp:inline>
        </w:drawing>
      </w:r>
    </w:p>
    <w:p w14:paraId="659C5E00" w14:textId="4D24F387" w:rsidR="008765A3" w:rsidRPr="008765A3" w:rsidRDefault="00A92D7F" w:rsidP="008765A3">
      <w:pPr>
        <w:pStyle w:val="berschrift4"/>
      </w:pPr>
      <w:proofErr w:type="spellStart"/>
      <w:r>
        <w:t>s</w:t>
      </w:r>
      <w:r w:rsidR="008765A3">
        <w:t>ervices</w:t>
      </w:r>
      <w:proofErr w:type="spellEnd"/>
    </w:p>
    <w:p w14:paraId="76DAFDE4" w14:textId="54BAF8D1"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4A4B06D8" w14:textId="1A7A1145" w:rsidR="007613B2" w:rsidRDefault="00155DD9" w:rsidP="007613B2">
      <w:pPr>
        <w:keepNext/>
      </w:pPr>
      <w:bookmarkStart w:id="65" w:name="_Ref290376141"/>
      <w:bookmarkStart w:id="66" w:name="_Ref290376144"/>
      <w:r>
        <w:rPr>
          <w:noProof/>
          <w:lang w:eastAsia="de-CH"/>
        </w:rPr>
        <w:drawing>
          <wp:inline distT="0" distB="0" distL="0" distR="0" wp14:anchorId="37F0D5C0" wp14:editId="375D89BE">
            <wp:extent cx="4972050" cy="3609975"/>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2050" cy="3609975"/>
                    </a:xfrm>
                    <a:prstGeom prst="rect">
                      <a:avLst/>
                    </a:prstGeom>
                    <a:noFill/>
                    <a:ln>
                      <a:noFill/>
                    </a:ln>
                  </pic:spPr>
                </pic:pic>
              </a:graphicData>
            </a:graphic>
          </wp:inline>
        </w:drawing>
      </w:r>
    </w:p>
    <w:p w14:paraId="3B525F6A" w14:textId="77777777" w:rsidR="00666525" w:rsidRPr="00DD5A17" w:rsidRDefault="007613B2" w:rsidP="007613B2">
      <w:pPr>
        <w:pStyle w:val="Beschriftung"/>
      </w:pPr>
      <w:bookmarkStart w:id="67" w:name="_Toc293150356"/>
      <w:bookmarkStart w:id="68" w:name="_Toc293226321"/>
      <w:r>
        <w:t xml:space="preserve">Abbildung </w:t>
      </w:r>
      <w:fldSimple w:instr=" SEQ Abbildung \* ARABIC ">
        <w:r w:rsidR="00950FFC">
          <w:rPr>
            <w:noProof/>
          </w:rPr>
          <w:t>10</w:t>
        </w:r>
      </w:fldSimple>
      <w:r>
        <w:t xml:space="preserve"> - Package </w:t>
      </w:r>
      <w:proofErr w:type="spellStart"/>
      <w:r>
        <w:t>services</w:t>
      </w:r>
      <w:bookmarkEnd w:id="67"/>
      <w:bookmarkEnd w:id="68"/>
      <w:proofErr w:type="spellEnd"/>
    </w:p>
    <w:p w14:paraId="62234244" w14:textId="7F9E1328" w:rsidR="00DD5A17" w:rsidRDefault="0006304C" w:rsidP="005D1D7A">
      <w:pPr>
        <w:pStyle w:val="berschrift5"/>
      </w:pPr>
      <w:proofErr w:type="spellStart"/>
      <w:r>
        <w:t>gui</w:t>
      </w:r>
      <w:proofErr w:type="spellEnd"/>
      <w:r>
        <w:t>/gen</w:t>
      </w:r>
    </w:p>
    <w:bookmarkEnd w:id="65"/>
    <w:bookmarkEnd w:id="66"/>
    <w:p w14:paraId="7DB225F5" w14:textId="396DE461" w:rsidR="00DD5A17" w:rsidRPr="00DD5A17" w:rsidRDefault="00155DD9" w:rsidP="00DD5A17">
      <w:r>
        <w:t>„</w:t>
      </w:r>
      <w:proofErr w:type="spellStart"/>
      <w:r>
        <w:t>gui</w:t>
      </w:r>
      <w:proofErr w:type="spellEnd"/>
      <w:r>
        <w:t xml:space="preserve">/gen“ wird vom </w:t>
      </w:r>
      <w:proofErr w:type="spellStart"/>
      <w:r>
        <w:t>Android</w:t>
      </w:r>
      <w:proofErr w:type="spellEnd"/>
      <w:r>
        <w:t xml:space="preserve"> generiert. Durch dieses Package können die User Interfaces Angaben, welche in </w:t>
      </w:r>
      <w:r w:rsidR="004D2A97">
        <w:t>einem separaten XML-File gespeichert sind,</w:t>
      </w:r>
      <w:r w:rsidR="004D2A97" w:rsidRPr="00E37C98">
        <w:t xml:space="preserve"> </w:t>
      </w:r>
      <w:r w:rsidR="004D2A97">
        <w:t>identifiziert werden.</w:t>
      </w:r>
    </w:p>
    <w:p w14:paraId="3667207D" w14:textId="3B6186A7" w:rsidR="007613B2" w:rsidRDefault="00155DD9" w:rsidP="007613B2">
      <w:pPr>
        <w:keepNext/>
      </w:pPr>
      <w:r>
        <w:rPr>
          <w:noProof/>
          <w:lang w:eastAsia="de-CH"/>
        </w:rPr>
        <w:lastRenderedPageBreak/>
        <w:drawing>
          <wp:inline distT="0" distB="0" distL="0" distR="0" wp14:anchorId="1713D120" wp14:editId="4AAF1FBE">
            <wp:extent cx="2362200" cy="2352675"/>
            <wp:effectExtent l="0" t="0" r="0" b="952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2200" cy="2352675"/>
                    </a:xfrm>
                    <a:prstGeom prst="rect">
                      <a:avLst/>
                    </a:prstGeom>
                    <a:noFill/>
                    <a:ln>
                      <a:noFill/>
                    </a:ln>
                  </pic:spPr>
                </pic:pic>
              </a:graphicData>
            </a:graphic>
          </wp:inline>
        </w:drawing>
      </w:r>
    </w:p>
    <w:p w14:paraId="2D56383F" w14:textId="77777777" w:rsidR="00DD5A17" w:rsidRPr="00DD5A17" w:rsidRDefault="007613B2" w:rsidP="007613B2">
      <w:pPr>
        <w:pStyle w:val="Beschriftung"/>
      </w:pPr>
      <w:bookmarkStart w:id="69" w:name="_Toc293150357"/>
      <w:bookmarkStart w:id="70" w:name="_Toc293226322"/>
      <w:r>
        <w:t xml:space="preserve">Abbildung </w:t>
      </w:r>
      <w:fldSimple w:instr=" SEQ Abbildung \* ARABIC ">
        <w:r w:rsidR="00950FFC">
          <w:rPr>
            <w:noProof/>
          </w:rPr>
          <w:t>11</w:t>
        </w:r>
      </w:fldSimple>
      <w:r>
        <w:t xml:space="preserve"> - Package </w:t>
      </w:r>
      <w:proofErr w:type="spellStart"/>
      <w:r>
        <w:t>gui</w:t>
      </w:r>
      <w:proofErr w:type="spellEnd"/>
      <w:r>
        <w:t>/gen</w:t>
      </w:r>
      <w:bookmarkEnd w:id="69"/>
      <w:bookmarkEnd w:id="70"/>
    </w:p>
    <w:p w14:paraId="5FB8A4BF" w14:textId="24161E88" w:rsidR="00DD5A17" w:rsidRPr="00DD5A17" w:rsidRDefault="00A92D7F" w:rsidP="00687459">
      <w:pPr>
        <w:pStyle w:val="berschrift4"/>
      </w:pPr>
      <w:proofErr w:type="spellStart"/>
      <w:r>
        <w:t>a</w:t>
      </w:r>
      <w:r w:rsidR="00155DD9">
        <w:t>ctivities</w:t>
      </w:r>
      <w:proofErr w:type="spellEnd"/>
    </w:p>
    <w:p w14:paraId="499527C0" w14:textId="31608C16"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7A22CDF5" w14:textId="54B1DE38" w:rsidR="007613B2" w:rsidRDefault="00BB5CD1" w:rsidP="007613B2">
      <w:pPr>
        <w:keepNext/>
      </w:pPr>
      <w:r>
        <w:rPr>
          <w:noProof/>
          <w:lang w:eastAsia="de-CH"/>
        </w:rPr>
        <w:drawing>
          <wp:inline distT="0" distB="0" distL="0" distR="0" wp14:anchorId="5E72385B" wp14:editId="495B3719">
            <wp:extent cx="5760720" cy="1585443"/>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585443"/>
                    </a:xfrm>
                    <a:prstGeom prst="rect">
                      <a:avLst/>
                    </a:prstGeom>
                    <a:noFill/>
                    <a:ln>
                      <a:noFill/>
                    </a:ln>
                  </pic:spPr>
                </pic:pic>
              </a:graphicData>
            </a:graphic>
          </wp:inline>
        </w:drawing>
      </w:r>
    </w:p>
    <w:p w14:paraId="24442EB6" w14:textId="77777777" w:rsidR="001D1FCF" w:rsidRDefault="007613B2" w:rsidP="007613B2">
      <w:pPr>
        <w:pStyle w:val="Beschriftung"/>
      </w:pPr>
      <w:bookmarkStart w:id="71" w:name="_Toc293150358"/>
      <w:bookmarkStart w:id="72" w:name="_Toc293226323"/>
      <w:r>
        <w:t xml:space="preserve">Abbildung </w:t>
      </w:r>
      <w:fldSimple w:instr=" SEQ Abbildung \* ARABIC ">
        <w:r w:rsidR="00950FFC">
          <w:rPr>
            <w:noProof/>
          </w:rPr>
          <w:t>12</w:t>
        </w:r>
      </w:fldSimple>
      <w:r>
        <w:t xml:space="preserve"> - Package </w:t>
      </w:r>
      <w:proofErr w:type="spellStart"/>
      <w:r>
        <w:t>activities</w:t>
      </w:r>
      <w:bookmarkEnd w:id="71"/>
      <w:bookmarkEnd w:id="72"/>
      <w:proofErr w:type="spellEnd"/>
    </w:p>
    <w:p w14:paraId="66C0B596" w14:textId="77777777" w:rsidR="001D2820" w:rsidRDefault="001D2820" w:rsidP="00C5371F">
      <w:pPr>
        <w:pStyle w:val="berschrift2"/>
      </w:pPr>
      <w:bookmarkStart w:id="73" w:name="_Toc293198266"/>
      <w:bookmarkStart w:id="74" w:name="_Toc293150285"/>
      <w:r w:rsidRPr="001D2820">
        <w:t>Schnittstellen der Packages</w:t>
      </w:r>
      <w:bookmarkEnd w:id="73"/>
      <w:bookmarkEnd w:id="74"/>
    </w:p>
    <w:p w14:paraId="0A03218C" w14:textId="77777777" w:rsidR="001D2820" w:rsidRDefault="00D175B8" w:rsidP="00D175B8">
      <w:r>
        <w:t>&lt;</w:t>
      </w:r>
      <w:r w:rsidR="001D2820">
        <w:t xml:space="preserve">Exportklassen der Packages mit allen </w:t>
      </w:r>
      <w:proofErr w:type="spellStart"/>
      <w:r w:rsidR="001D2820">
        <w:t>public</w:t>
      </w:r>
      <w:proofErr w:type="spellEnd"/>
      <w:r w:rsidR="001D2820">
        <w:t>-Methoden</w:t>
      </w:r>
    </w:p>
    <w:p w14:paraId="352ABA79" w14:textId="77777777" w:rsidR="001D2820" w:rsidRDefault="001D2820" w:rsidP="00D175B8">
      <w:r>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75" w:name="_Toc293198267"/>
      <w:bookmarkStart w:id="76" w:name="_Toc293150286"/>
      <w:r>
        <w:lastRenderedPageBreak/>
        <w:t>Architekturkonzepte</w:t>
      </w:r>
      <w:bookmarkEnd w:id="75"/>
      <w:bookmarkEnd w:id="76"/>
    </w:p>
    <w:p w14:paraId="1B8D1F50" w14:textId="77777777" w:rsidR="001D2820" w:rsidRDefault="00D175B8" w:rsidP="00D175B8">
      <w:r>
        <w:t>&lt;</w:t>
      </w:r>
      <w:r w:rsidR="001D2820">
        <w:t xml:space="preserve">Generell angewandte Lösungsmuster, die nicht einem Package zugeordnet werden, wie </w:t>
      </w:r>
      <w:proofErr w:type="spellStart"/>
      <w:r w:rsidR="001D2820">
        <w:t>Errorhandling</w:t>
      </w:r>
      <w:proofErr w:type="spellEnd"/>
      <w:r w:rsidR="001D2820">
        <w:t>,</w:t>
      </w:r>
      <w:r w:rsidR="00540559">
        <w:t xml:space="preserve"> </w:t>
      </w:r>
      <w:proofErr w:type="spellStart"/>
      <w:r w:rsidR="001D2820">
        <w:t>Logging</w:t>
      </w:r>
      <w:proofErr w:type="spellEnd"/>
      <w:r w:rsidR="001D2820">
        <w:t>- und Debugging-Mechanismen, Speicherverwaltung u.a.m. mit Begründungen für gewählte</w:t>
      </w:r>
      <w:r w:rsidR="00540559">
        <w:t xml:space="preserve"> </w:t>
      </w:r>
      <w:r w:rsidR="001D2820">
        <w:t>Lösung</w:t>
      </w:r>
      <w:r>
        <w:t>.</w:t>
      </w:r>
    </w:p>
    <w:p w14:paraId="0FF70D3E" w14:textId="77777777" w:rsidR="001D2820" w:rsidRPr="00C5371F" w:rsidRDefault="001D2820" w:rsidP="00D175B8">
      <w:r w:rsidRPr="00C5371F">
        <w:t xml:space="preserve">Multitasking und Multithreading, d.h. </w:t>
      </w:r>
      <w:proofErr w:type="spellStart"/>
      <w:r w:rsidRPr="00C5371F">
        <w:t>Process</w:t>
      </w:r>
      <w:proofErr w:type="spellEnd"/>
      <w:r w:rsidRPr="00C5371F">
        <w:t xml:space="preserve"> View: aktive Objekte (wenn nötig)</w:t>
      </w:r>
      <w:r w:rsidR="00D175B8" w:rsidRPr="00C5371F">
        <w:t>&gt;</w:t>
      </w:r>
    </w:p>
    <w:p w14:paraId="0D3DD21D" w14:textId="77777777" w:rsidR="008B67BC" w:rsidRDefault="008B67BC" w:rsidP="008B67BC">
      <w:pPr>
        <w:pStyle w:val="berschrift3"/>
      </w:pPr>
      <w:bookmarkStart w:id="77" w:name="_Toc293198268"/>
      <w:bookmarkStart w:id="78" w:name="_Toc293150287"/>
      <w:proofErr w:type="spellStart"/>
      <w:r w:rsidRPr="00B7096A">
        <w:t>Rails</w:t>
      </w:r>
      <w:bookmarkEnd w:id="77"/>
      <w:bookmarkEnd w:id="78"/>
      <w:proofErr w:type="spellEnd"/>
    </w:p>
    <w:p w14:paraId="17B25F9B" w14:textId="77777777" w:rsidR="008B67BC" w:rsidRDefault="008B67BC" w:rsidP="008B67BC">
      <w:pPr>
        <w:pStyle w:val="berschrift4"/>
      </w:pPr>
      <w:r w:rsidRPr="00B7096A">
        <w:t>Angewandte Patterns</w:t>
      </w:r>
    </w:p>
    <w:p w14:paraId="0B434D72" w14:textId="12EBCFFC"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310A7236" w14:textId="485752B8"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00989819"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51EFD9A0" w:rsidR="002D57FC" w:rsidRDefault="002D57FC" w:rsidP="009F5E66">
      <w:r>
        <w:t>Erst wenn die Iteration über die Kunden tatsächlich startet, wird die Abfrage ausgelöst und die einzelnen Datensätze geladen</w:t>
      </w:r>
      <w:r w:rsidR="00186419">
        <w:t>:</w:t>
      </w:r>
    </w:p>
    <w:p w14:paraId="0E807D92" w14:textId="6C03B3E2" w:rsidR="003B23D3" w:rsidRPr="00687459" w:rsidRDefault="002D57FC">
      <w:pPr>
        <w:rPr>
          <w:lang w:val="en-US"/>
        </w:rPr>
      </w:pPr>
      <w:r w:rsidRPr="00687459">
        <w:rPr>
          <w:lang w:val="en-US"/>
        </w:rPr>
        <w:t>@</w:t>
      </w:r>
      <w:proofErr w:type="spellStart"/>
      <w:r w:rsidRPr="00687459">
        <w:rPr>
          <w:lang w:val="en-US"/>
        </w:rPr>
        <w:t>sorted_customers.each</w:t>
      </w:r>
      <w:proofErr w:type="spellEnd"/>
      <w:r w:rsidRPr="00687459">
        <w:rPr>
          <w:lang w:val="en-US"/>
        </w:rPr>
        <w:t xml:space="preserve"> do |customer|</w:t>
      </w:r>
      <w:r w:rsidRPr="00687459">
        <w:rPr>
          <w:lang w:val="en-US"/>
        </w:rPr>
        <w:br/>
        <w:t xml:space="preserve">  # Do some work</w:t>
      </w:r>
      <w:r w:rsidRPr="00687459">
        <w:rPr>
          <w:lang w:val="en-US"/>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F34996" w:rsidRPr="00D77248" w:rsidRDefault="00F34996" w:rsidP="003B23D3">
                              <w:pPr>
                                <w:pStyle w:val="Beschriftung"/>
                                <w:rPr>
                                  <w:noProof/>
                                  <w:sz w:val="20"/>
                                  <w:szCs w:val="20"/>
                                </w:rPr>
                              </w:pPr>
                              <w:bookmarkStart w:id="79" w:name="_Toc293150359"/>
                              <w:bookmarkStart w:id="80" w:name="_Toc293226324"/>
                              <w:r>
                                <w:t xml:space="preserve">Abbildung </w:t>
                              </w:r>
                              <w:fldSimple w:instr=" SEQ Abbildung \* ARABIC ">
                                <w:r>
                                  <w:rPr>
                                    <w:noProof/>
                                  </w:rPr>
                                  <w:t>13</w:t>
                                </w:r>
                              </w:fldSimple>
                              <w:r>
                                <w:t xml:space="preserve"> - </w:t>
                              </w:r>
                              <w:r w:rsidRPr="007226DE">
                                <w:t>Aufbau Apache Erweiterung Passenger</w:t>
                              </w:r>
                              <w:r>
                                <w:t xml:space="preserve">, Quelle: </w:t>
                              </w:r>
                              <w:r w:rsidRPr="00B4632C">
                                <w:t>http://www.modrails.com/documentation/Architectural%20overview.html</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30"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687459" w:rsidRPr="00D77248" w:rsidRDefault="00687459" w:rsidP="003B23D3">
                        <w:pPr>
                          <w:pStyle w:val="Beschriftung"/>
                          <w:rPr>
                            <w:noProof/>
                            <w:sz w:val="20"/>
                            <w:szCs w:val="20"/>
                          </w:rPr>
                        </w:pPr>
                        <w:bookmarkStart w:id="85" w:name="_Toc293150359"/>
                        <w:bookmarkStart w:id="86" w:name="_Toc293226324"/>
                        <w:r>
                          <w:t xml:space="preserve">Abbildung </w:t>
                        </w:r>
                        <w:fldSimple w:instr=" SEQ Abbildung \* ARABIC ">
                          <w:r>
                            <w:rPr>
                              <w:noProof/>
                            </w:rPr>
                            <w:t>13</w:t>
                          </w:r>
                        </w:fldSimple>
                        <w:r>
                          <w:t xml:space="preserve"> - </w:t>
                        </w:r>
                        <w:r w:rsidRPr="007226DE">
                          <w:t>Aufbau Apache Erweiterung Passenger</w:t>
                        </w:r>
                        <w:r>
                          <w:t xml:space="preserve">, Quelle: </w:t>
                        </w:r>
                        <w:r w:rsidRPr="00B4632C">
                          <w:t>http://www.modrails.com/documentation/Architectural%20overview.html</w:t>
                        </w:r>
                        <w:bookmarkEnd w:id="85"/>
                        <w:bookmarkEnd w:id="86"/>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0D89FAF7"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145981FD"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412D40B1"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31">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F34996" w:rsidRPr="00274ABB" w:rsidRDefault="00F34996" w:rsidP="0017150A">
                              <w:pPr>
                                <w:pStyle w:val="Beschriftung"/>
                                <w:rPr>
                                  <w:noProof/>
                                  <w:sz w:val="20"/>
                                  <w:szCs w:val="20"/>
                                </w:rPr>
                              </w:pPr>
                              <w:bookmarkStart w:id="81" w:name="_Ref293199705"/>
                              <w:bookmarkStart w:id="82" w:name="_Toc293150360"/>
                              <w:bookmarkStart w:id="83" w:name="_Toc293226325"/>
                              <w:r>
                                <w:t xml:space="preserve">Abbildung </w:t>
                              </w:r>
                              <w:fldSimple w:instr=" SEQ Abbildung \* ARABIC ">
                                <w:r>
                                  <w:rPr>
                                    <w:noProof/>
                                  </w:rPr>
                                  <w:t>14</w:t>
                                </w:r>
                              </w:fldSimple>
                              <w:r>
                                <w:t xml:space="preserve"> - Allgemeine Fehlermeldung </w:t>
                              </w:r>
                              <w:proofErr w:type="spellStart"/>
                              <w:r>
                                <w:t>Rails</w:t>
                              </w:r>
                              <w:proofErr w:type="spellEnd"/>
                              <w:r>
                                <w:t>-Server</w:t>
                              </w:r>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2"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687459" w:rsidRPr="00274ABB" w:rsidRDefault="00687459" w:rsidP="0017150A">
                        <w:pPr>
                          <w:pStyle w:val="Beschriftung"/>
                          <w:rPr>
                            <w:noProof/>
                            <w:sz w:val="20"/>
                            <w:szCs w:val="20"/>
                          </w:rPr>
                        </w:pPr>
                        <w:bookmarkStart w:id="90" w:name="_Ref293199705"/>
                        <w:bookmarkStart w:id="91" w:name="_Toc293150360"/>
                        <w:bookmarkStart w:id="92" w:name="_Toc293226325"/>
                        <w:r>
                          <w:t xml:space="preserve">Abbildung </w:t>
                        </w:r>
                        <w:fldSimple w:instr=" SEQ Abbildung \* ARABIC ">
                          <w:r>
                            <w:rPr>
                              <w:noProof/>
                            </w:rPr>
                            <w:t>14</w:t>
                          </w:r>
                        </w:fldSimple>
                        <w:r>
                          <w:t xml:space="preserve"> - Allgemeine Fehlermeldung </w:t>
                        </w:r>
                        <w:proofErr w:type="spellStart"/>
                        <w:r>
                          <w:t>Rails</w:t>
                        </w:r>
                        <w:proofErr w:type="spellEnd"/>
                        <w:r>
                          <w:t>-Server</w:t>
                        </w:r>
                        <w:bookmarkEnd w:id="90"/>
                        <w:bookmarkEnd w:id="91"/>
                        <w:bookmarkEnd w:id="92"/>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2B98EBA7"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7418738" w14:textId="5AEA59FF" w:rsidR="008A58D8" w:rsidRDefault="008A58D8" w:rsidP="0017150A">
      <w:pPr>
        <w:rPr>
          <w:del w:id="84" w:author="Lukas Elmer" w:date="2011-05-15T12:36:00Z"/>
        </w:rPr>
      </w:pPr>
      <w:del w:id="85" w:author="Lukas Elmer" w:date="2011-05-15T12:36:00Z">
        <w:r>
          <w:delText xml:space="preserve">Um ausführlichere Informationen über den aufgetretenen Fehler zu erhalten, wird die fehlerhafte Anfrage (request) lokal vom Server aus versendet. Als Antwort wird eine detaillierte Fehlerbeschreibung in Form einer HTML Datei zurückgeschickt. Der ursprüngliche Request wird zudem abgebrochen. </w:delText>
        </w:r>
      </w:del>
    </w:p>
    <w:p w14:paraId="41C5C383" w14:textId="6B8B6A92" w:rsidR="008A58D8" w:rsidRPr="0017150A" w:rsidRDefault="008A58D8" w:rsidP="0017150A">
      <w:pPr>
        <w:rPr>
          <w:del w:id="86" w:author="Lukas Elmer" w:date="2011-05-15T12:36:00Z"/>
        </w:rPr>
      </w:pPr>
      <w:del w:id="87" w:author="Lukas Elmer" w:date="2011-05-15T12:36:00Z">
        <w:r>
          <w:delText xml:space="preserve">Diese Vorgehensweise wird für die Entwickler und Administratoren des Systems verwendet, welche das System zu warten haben. </w:delText>
        </w:r>
      </w:del>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1E8F2409"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F34996" w:rsidRPr="0075430D" w:rsidRDefault="00F34996" w:rsidP="001B0404">
                              <w:pPr>
                                <w:pStyle w:val="Beschriftung"/>
                                <w:rPr>
                                  <w:noProof/>
                                  <w:sz w:val="20"/>
                                  <w:szCs w:val="20"/>
                                </w:rPr>
                              </w:pPr>
                              <w:bookmarkStart w:id="88" w:name="_Toc293150361"/>
                              <w:bookmarkStart w:id="89" w:name="_Toc293226326"/>
                              <w:r>
                                <w:t xml:space="preserve">Abbildung </w:t>
                              </w:r>
                              <w:fldSimple w:instr=" SEQ Abbildung \* ARABIC ">
                                <w:r>
                                  <w:rPr>
                                    <w:noProof/>
                                  </w:rPr>
                                  <w:t>15</w:t>
                                </w:r>
                              </w:fldSimple>
                              <w:r>
                                <w:t xml:space="preserve"> - Logeintrag unter </w:t>
                              </w:r>
                              <w:proofErr w:type="spellStart"/>
                              <w:r>
                                <w:t>Rails</w:t>
                              </w:r>
                              <w:bookmarkEnd w:id="88"/>
                              <w:bookmarkEnd w:id="8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4"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687459" w:rsidRPr="0075430D" w:rsidRDefault="00687459" w:rsidP="001B0404">
                        <w:pPr>
                          <w:pStyle w:val="Beschriftung"/>
                          <w:rPr>
                            <w:noProof/>
                            <w:sz w:val="20"/>
                            <w:szCs w:val="20"/>
                          </w:rPr>
                        </w:pPr>
                        <w:bookmarkStart w:id="99" w:name="_Toc293150361"/>
                        <w:bookmarkStart w:id="100" w:name="_Toc293226326"/>
                        <w:r>
                          <w:t xml:space="preserve">Abbildung </w:t>
                        </w:r>
                        <w:fldSimple w:instr=" SEQ Abbildung \* ARABIC ">
                          <w:r>
                            <w:rPr>
                              <w:noProof/>
                            </w:rPr>
                            <w:t>15</w:t>
                          </w:r>
                        </w:fldSimple>
                        <w:r>
                          <w:t xml:space="preserve"> - Logeintrag unter </w:t>
                        </w:r>
                        <w:proofErr w:type="spellStart"/>
                        <w:r>
                          <w:t>Rails</w:t>
                        </w:r>
                        <w:bookmarkEnd w:id="99"/>
                        <w:bookmarkEnd w:id="100"/>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0FA51D0C"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247F5196"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043E6157" w:rsidR="009F77AA" w:rsidRDefault="00D8094B" w:rsidP="00485422">
      <w:r>
        <w:lastRenderedPageBreak/>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00ECE5F"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F34996" w:rsidRPr="00FF5528" w:rsidRDefault="00F34996" w:rsidP="00BE07BE">
                              <w:pPr>
                                <w:pStyle w:val="Beschriftung"/>
                                <w:rPr>
                                  <w:noProof/>
                                  <w:sz w:val="20"/>
                                  <w:szCs w:val="20"/>
                                </w:rPr>
                              </w:pPr>
                              <w:bookmarkStart w:id="90" w:name="_Toc293150362"/>
                              <w:bookmarkStart w:id="91" w:name="_Toc293226327"/>
                              <w:r>
                                <w:t xml:space="preserve">Abbildung </w:t>
                              </w:r>
                              <w:fldSimple w:instr=" SEQ Abbildung \* ARABIC ">
                                <w:r>
                                  <w:rPr>
                                    <w:noProof/>
                                  </w:rPr>
                                  <w:t>16</w:t>
                                </w:r>
                              </w:fldSimple>
                              <w:r>
                                <w:t xml:space="preserve"> - Fehlerbericht von Ruby-Server</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6"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687459" w:rsidRPr="00FF5528" w:rsidRDefault="00687459" w:rsidP="00BE07BE">
                        <w:pPr>
                          <w:pStyle w:val="Beschriftung"/>
                          <w:rPr>
                            <w:noProof/>
                            <w:sz w:val="20"/>
                            <w:szCs w:val="20"/>
                          </w:rPr>
                        </w:pPr>
                        <w:bookmarkStart w:id="103" w:name="_Toc293150362"/>
                        <w:bookmarkStart w:id="104" w:name="_Toc293226327"/>
                        <w:r>
                          <w:t xml:space="preserve">Abbildung </w:t>
                        </w:r>
                        <w:fldSimple w:instr=" SEQ Abbildung \* ARABIC ">
                          <w:r>
                            <w:rPr>
                              <w:noProof/>
                            </w:rPr>
                            <w:t>16</w:t>
                          </w:r>
                        </w:fldSimple>
                        <w:r>
                          <w:t xml:space="preserve"> - Fehlerbericht von Ruby-Server</w:t>
                        </w:r>
                        <w:bookmarkEnd w:id="103"/>
                        <w:bookmarkEnd w:id="104"/>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5159C3BD"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3045AC73"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92" w:name="_Toc293198269"/>
      <w:bookmarkStart w:id="93" w:name="_Toc293150288"/>
      <w:proofErr w:type="spellStart"/>
      <w:r w:rsidRPr="00B7096A">
        <w:lastRenderedPageBreak/>
        <w:t>Android</w:t>
      </w:r>
      <w:bookmarkEnd w:id="92"/>
      <w:bookmarkEnd w:id="93"/>
      <w:proofErr w:type="spellEnd"/>
    </w:p>
    <w:p w14:paraId="58313B92" w14:textId="77777777" w:rsidR="008B67BC" w:rsidRPr="00B7096A" w:rsidRDefault="008B67BC" w:rsidP="008B67BC">
      <w:pPr>
        <w:pStyle w:val="berschrift4"/>
      </w:pPr>
      <w:r w:rsidRPr="00B7096A">
        <w:t>Angewandte Patterns</w:t>
      </w:r>
    </w:p>
    <w:p w14:paraId="73C72933" w14:textId="6CAFAAF8"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r w:rsidRPr="00B7096A">
        <w:t>Null-</w:t>
      </w:r>
      <w:proofErr w:type="spellStart"/>
      <w:r w:rsidRPr="00B7096A">
        <w:t>Object</w:t>
      </w:r>
      <w:proofErr w:type="spellEnd"/>
    </w:p>
    <w:p w14:paraId="0A84D299" w14:textId="736F1FD2" w:rsidR="009F5E66" w:rsidRDefault="00F804FE" w:rsidP="009F5E66">
      <w:r w:rsidRPr="00B7096A">
        <w:t>Das Null-</w:t>
      </w:r>
      <w:proofErr w:type="spellStart"/>
      <w:r w:rsidRPr="00B7096A">
        <w:t>Object</w:t>
      </w:r>
      <w:proofErr w:type="spellEnd"/>
      <w:r w:rsidRPr="00B7096A">
        <w:t xml:space="preserve"> Pattern wird für die Implementation des Interface </w:t>
      </w:r>
      <w:proofErr w:type="spellStart"/>
      <w:r w:rsidR="008D6B00" w:rsidRPr="00B7096A">
        <w:t>LocationListener</w:t>
      </w:r>
      <w:proofErr w:type="spellEnd"/>
      <w:r w:rsidR="008D6B00" w:rsidRPr="00B7096A">
        <w:t xml:space="preserve">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77777777" w:rsidR="00E6789A" w:rsidRPr="00C5371F"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1792" behindDoc="0" locked="0" layoutInCell="1" allowOverlap="1" wp14:anchorId="1DC44D1B" wp14:editId="0ECEB9DC">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F34996" w:rsidRPr="007E0AB9" w:rsidRDefault="00F34996" w:rsidP="00E6789A">
                              <w:pPr>
                                <w:pStyle w:val="Beschriftung"/>
                                <w:rPr>
                                  <w:noProof/>
                                  <w:sz w:val="20"/>
                                  <w:szCs w:val="20"/>
                                </w:rPr>
                              </w:pPr>
                              <w:bookmarkStart w:id="94" w:name="_Toc293150363"/>
                              <w:bookmarkStart w:id="95" w:name="_Toc293226328"/>
                              <w:r>
                                <w:t xml:space="preserve">Abbildung </w:t>
                              </w:r>
                              <w:fldSimple w:instr=" SEQ Abbildung \* ARABIC ">
                                <w:r>
                                  <w:rPr>
                                    <w:noProof/>
                                  </w:rPr>
                                  <w:t>17</w:t>
                                </w:r>
                              </w:fldSimple>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94"/>
                              <w:bookmarkEnd w:id="9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1792;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38"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687459" w:rsidRPr="007E0AB9" w:rsidRDefault="00687459" w:rsidP="00E6789A">
                        <w:pPr>
                          <w:pStyle w:val="Beschriftung"/>
                          <w:rPr>
                            <w:noProof/>
                            <w:sz w:val="20"/>
                            <w:szCs w:val="20"/>
                          </w:rPr>
                        </w:pPr>
                        <w:bookmarkStart w:id="109" w:name="_Toc293150363"/>
                        <w:bookmarkStart w:id="110" w:name="_Toc293226328"/>
                        <w:r>
                          <w:t xml:space="preserve">Abbildung </w:t>
                        </w:r>
                        <w:fldSimple w:instr=" SEQ Abbildung \* ARABIC ">
                          <w:r>
                            <w:rPr>
                              <w:noProof/>
                            </w:rPr>
                            <w:t>17</w:t>
                          </w:r>
                        </w:fldSimple>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109"/>
                        <w:bookmarkEnd w:id="110"/>
                        <w:proofErr w:type="spellEnd"/>
                      </w:p>
                    </w:txbxContent>
                  </v:textbox>
                </v:shape>
                <w10:wrap type="tight"/>
              </v:group>
            </w:pict>
          </mc:Fallback>
        </mc:AlternateContent>
      </w:r>
      <w:proofErr w:type="spellStart"/>
      <w:r w:rsidR="007E6F3E" w:rsidRPr="00C5371F">
        <w:rPr>
          <w:lang w:val="en-US"/>
        </w:rPr>
        <w:t>Übergabe</w:t>
      </w:r>
      <w:proofErr w:type="spellEnd"/>
      <w:r w:rsidR="007E6F3E" w:rsidRPr="00C5371F">
        <w:rPr>
          <w:lang w:val="en-US"/>
        </w:rPr>
        <w:t xml:space="preserve"> Null-Object </w:t>
      </w:r>
      <w:proofErr w:type="spellStart"/>
      <w:r w:rsidR="007E6F3E" w:rsidRPr="00C5371F">
        <w:rPr>
          <w:lang w:val="en-US"/>
        </w:rPr>
        <w:t>bei</w:t>
      </w:r>
      <w:proofErr w:type="spellEnd"/>
      <w:r w:rsidR="007E6F3E" w:rsidRPr="00C5371F">
        <w:rPr>
          <w:lang w:val="en-US"/>
        </w:rPr>
        <w:t xml:space="preserve"> </w:t>
      </w:r>
      <w:proofErr w:type="spellStart"/>
      <w:r w:rsidR="007E6F3E" w:rsidRPr="00C5371F">
        <w:rPr>
          <w:lang w:val="en-US"/>
        </w:rPr>
        <w:t>Methode</w:t>
      </w:r>
      <w:proofErr w:type="spellEnd"/>
      <w:r w:rsidR="007E6F3E" w:rsidRPr="00C5371F">
        <w:rPr>
          <w:lang w:val="en-US"/>
        </w:rPr>
        <w:t xml:space="preserve"> </w:t>
      </w:r>
      <w:proofErr w:type="spellStart"/>
      <w:r w:rsidR="007E6F3E" w:rsidRPr="00C5371F">
        <w:rPr>
          <w:lang w:val="en-US"/>
        </w:rPr>
        <w:t>requestLocationUpdates</w:t>
      </w:r>
      <w:proofErr w:type="spellEnd"/>
      <w:r w:rsidR="007E6F3E" w:rsidRPr="00C5371F">
        <w:rPr>
          <w:lang w:val="en-US"/>
        </w:rPr>
        <w:t xml:space="preserve">(.., new </w:t>
      </w:r>
      <w:proofErr w:type="spellStart"/>
      <w:r w:rsidR="007E6F3E" w:rsidRPr="00C5371F">
        <w:rPr>
          <w:lang w:val="en-US"/>
        </w:rPr>
        <w:t>LocationListener</w:t>
      </w:r>
      <w:proofErr w:type="spellEnd"/>
      <w:r w:rsidR="007E6F3E" w:rsidRPr="00C5371F">
        <w:rPr>
          <w:lang w:val="en-US"/>
        </w:rPr>
        <w:t>());</w:t>
      </w:r>
    </w:p>
    <w:p w14:paraId="3F05DDF6" w14:textId="77777777" w:rsidR="009F5E66" w:rsidRPr="00B7096A" w:rsidRDefault="009F5E66" w:rsidP="009F5E66">
      <w:pPr>
        <w:pStyle w:val="berschrift5"/>
      </w:pPr>
      <w:r w:rsidRPr="00B7096A">
        <w:t>Mock-Objects</w:t>
      </w:r>
    </w:p>
    <w:p w14:paraId="5F20EC59" w14:textId="09A9EEEF"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4792345D"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77777777" w:rsidR="00F65375" w:rsidRPr="00B7096A" w:rsidRDefault="00F65375" w:rsidP="006967D0">
      <w:pPr>
        <w:pStyle w:val="Listenabsatz"/>
        <w:numPr>
          <w:ilvl w:val="0"/>
          <w:numId w:val="18"/>
        </w:numPr>
        <w:tabs>
          <w:tab w:val="left" w:pos="2552"/>
        </w:tabs>
      </w:pPr>
      <w:proofErr w:type="spellStart"/>
      <w:r w:rsidRPr="00B7096A">
        <w:t>Synchronizable</w:t>
      </w:r>
      <w:proofErr w:type="spellEnd"/>
      <w:r w:rsidR="006967D0" w:rsidRPr="00B7096A">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77777777"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F34996" w:rsidRPr="00EF0BB8" w:rsidRDefault="00F34996" w:rsidP="00F56B1C">
                              <w:pPr>
                                <w:pStyle w:val="Beschriftung"/>
                                <w:rPr>
                                  <w:noProof/>
                                  <w:sz w:val="20"/>
                                  <w:szCs w:val="20"/>
                                </w:rPr>
                              </w:pPr>
                              <w:bookmarkStart w:id="96" w:name="_Toc293150364"/>
                              <w:bookmarkStart w:id="97" w:name="_Toc293226329"/>
                              <w:r>
                                <w:t xml:space="preserve">Abbildung </w:t>
                              </w:r>
                              <w:fldSimple w:instr=" SEQ Abbildung \* ARABIC ">
                                <w:r>
                                  <w:rPr>
                                    <w:noProof/>
                                  </w:rPr>
                                  <w:t>18</w:t>
                                </w:r>
                              </w:fldSimple>
                              <w:r>
                                <w:t xml:space="preserve"> - Interface </w:t>
                              </w:r>
                              <w:proofErr w:type="spellStart"/>
                              <w:r>
                                <w:t>Transmittable</w:t>
                              </w:r>
                              <w:bookmarkEnd w:id="96"/>
                              <w:bookmarkEnd w:id="9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40"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687459" w:rsidRPr="00EF0BB8" w:rsidRDefault="00687459" w:rsidP="00F56B1C">
                        <w:pPr>
                          <w:pStyle w:val="Beschriftung"/>
                          <w:rPr>
                            <w:noProof/>
                            <w:sz w:val="20"/>
                            <w:szCs w:val="20"/>
                          </w:rPr>
                        </w:pPr>
                        <w:bookmarkStart w:id="113" w:name="_Toc293150364"/>
                        <w:bookmarkStart w:id="114" w:name="_Toc293226329"/>
                        <w:r>
                          <w:t xml:space="preserve">Abbildung </w:t>
                        </w:r>
                        <w:fldSimple w:instr=" SEQ Abbildung \* ARABIC ">
                          <w:r>
                            <w:rPr>
                              <w:noProof/>
                            </w:rPr>
                            <w:t>18</w:t>
                          </w:r>
                        </w:fldSimple>
                        <w:r>
                          <w:t xml:space="preserve"> - Interface </w:t>
                        </w:r>
                        <w:proofErr w:type="spellStart"/>
                        <w:r>
                          <w:t>Transmittable</w:t>
                        </w:r>
                        <w:bookmarkEnd w:id="113"/>
                        <w:bookmarkEnd w:id="114"/>
                        <w:proofErr w:type="spellEnd"/>
                      </w:p>
                    </w:txbxContent>
                  </v:textbox>
                </v:shape>
                <w10:wrap type="topAndBottom"/>
              </v:group>
            </w:pict>
          </mc:Fallback>
        </mc:AlternateContent>
      </w:r>
      <w:r w:rsidRPr="00B7096A">
        <w:t xml:space="preserve">Das in diesem Abschnitt geschilderte </w:t>
      </w:r>
      <w:r>
        <w:t>Beispiel macht ersichtlich wie Polymorphismus in der Applikation eingesetzt wird. Die Schnittstelle „</w:t>
      </w:r>
      <w:proofErr w:type="spellStart"/>
      <w:r>
        <w:t>Transmittable</w:t>
      </w:r>
      <w:proofErr w:type="spellEnd"/>
      <w:r>
        <w:t>“ definiert die generell notwendigen Methoden für ein Objekt welches Übertragbar sein soll. Sämtliche Klassen, wel</w:t>
      </w:r>
      <w:r w:rsidR="00576FA6">
        <w:t xml:space="preserve">che übertragbar sind </w:t>
      </w:r>
      <w:r>
        <w:t>implementieren das Interface „</w:t>
      </w:r>
      <w:proofErr w:type="spellStart"/>
      <w:r>
        <w:t>Transmittable</w:t>
      </w:r>
      <w:proofErr w:type="spellEnd"/>
      <w:r>
        <w:t xml:space="preserve">“. </w:t>
      </w:r>
    </w:p>
    <w:p w14:paraId="649C55F9" w14:textId="77777777" w:rsidR="00576FA6" w:rsidRDefault="00576FA6" w:rsidP="00060E32"/>
    <w:p w14:paraId="71FC07FD" w14:textId="637FBB42" w:rsidR="000457FB" w:rsidRPr="00115780"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C538E1">
        <w:t xml:space="preserve">Abbildung </w:t>
      </w:r>
      <w:r w:rsidR="00C538E1">
        <w:rPr>
          <w:noProof/>
        </w:rPr>
        <w:t>19</w:t>
      </w:r>
      <w:r w:rsidR="00C538E1">
        <w:t xml:space="preserve"> </w:t>
      </w:r>
      <w:r w:rsidR="00C538E1" w:rsidRPr="008F245A">
        <w:t xml:space="preserve">- Verwendung Interface </w:t>
      </w:r>
      <w:proofErr w:type="spellStart"/>
      <w:r w:rsidR="00C538E1"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98" w:name="_Ref293201055"/>
      <w:bookmarkStart w:id="99" w:name="_Toc293226330"/>
      <w:r>
        <w:t xml:space="preserve">Abbildung </w:t>
      </w:r>
      <w:fldSimple w:instr=" SEQ Abbildung \* ARABIC ">
        <w:r>
          <w:rPr>
            <w:noProof/>
          </w:rPr>
          <w:t>19</w:t>
        </w:r>
      </w:fldSimple>
      <w:r>
        <w:t xml:space="preserve"> </w:t>
      </w:r>
      <w:r w:rsidRPr="008F245A">
        <w:t xml:space="preserve">- Verwendung Interface </w:t>
      </w:r>
      <w:proofErr w:type="spellStart"/>
      <w:r w:rsidRPr="008F245A">
        <w:t>Transmittable</w:t>
      </w:r>
      <w:bookmarkEnd w:id="98"/>
      <w:bookmarkEnd w:id="99"/>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6D316397"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100" w:name="_Toc293226331"/>
      <w:r>
        <w:t xml:space="preserve">Abbildung </w:t>
      </w:r>
      <w:fldSimple w:instr=" SEQ Abbildung \* ARABIC ">
        <w:r>
          <w:rPr>
            <w:noProof/>
          </w:rPr>
          <w:t>20</w:t>
        </w:r>
      </w:fldSimple>
      <w:r>
        <w:t xml:space="preserve"> - Try Catch Konstrukt (Error Handling)</w:t>
      </w:r>
      <w:bookmarkEnd w:id="100"/>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4F59B07A"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59095DC5"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B7096A" w:rsidRDefault="00BB3E65" w:rsidP="00435B28">
      <w:pPr>
        <w:pStyle w:val="berschrift6"/>
      </w:pPr>
      <w:r w:rsidRPr="00B7096A">
        <w:t>Verbose</w:t>
      </w:r>
    </w:p>
    <w:p w14:paraId="1FA1CFB5" w14:textId="1C03EF03"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B7096A" w:rsidRDefault="00FE1E02" w:rsidP="00435B28">
      <w:pPr>
        <w:pStyle w:val="berschrift6"/>
      </w:pPr>
      <w:proofErr w:type="spellStart"/>
      <w:r w:rsidRPr="00B7096A">
        <w:t>Debug</w:t>
      </w:r>
      <w:proofErr w:type="spellEnd"/>
    </w:p>
    <w:p w14:paraId="5A3F8283" w14:textId="7A02E265"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435B28">
      <w:pPr>
        <w:pStyle w:val="berschrift6"/>
      </w:pPr>
      <w:r w:rsidRPr="00B7096A">
        <w:t>Info</w:t>
      </w:r>
    </w:p>
    <w:p w14:paraId="1C36A4C3" w14:textId="5E984F4A"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435B28">
      <w:pPr>
        <w:pStyle w:val="berschrift6"/>
      </w:pPr>
      <w:r w:rsidRPr="00B7096A">
        <w:t>Warn</w:t>
      </w:r>
    </w:p>
    <w:p w14:paraId="7A44F034" w14:textId="5C5FAA44"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1476DE4A" w:rsidR="007C6851" w:rsidRPr="00B7096A" w:rsidRDefault="0031150D" w:rsidP="007C6851">
      <w:pPr>
        <w:pStyle w:val="Listenabsatz"/>
        <w:numPr>
          <w:ilvl w:val="0"/>
          <w:numId w:val="15"/>
        </w:numPr>
      </w:pPr>
      <w:r w:rsidRPr="00B7096A">
        <w:lastRenderedPageBreak/>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435B28">
      <w:pPr>
        <w:pStyle w:val="berschrift6"/>
      </w:pPr>
      <w:r w:rsidRPr="00B7096A">
        <w:t>Error</w:t>
      </w:r>
    </w:p>
    <w:p w14:paraId="4619F92D" w14:textId="03DBDBC4"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23774EB3"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w:t>
      </w:r>
      <w:proofErr w:type="spellStart"/>
      <w:r w:rsidR="002E477B" w:rsidRPr="00B7096A">
        <w:t>Exception</w:t>
      </w:r>
      <w:proofErr w:type="spellEnd"/>
      <w:r w:rsidR="002E477B" w:rsidRPr="00B7096A">
        <w:t xml:space="preserve"> übergeben. </w:t>
      </w:r>
    </w:p>
    <w:p w14:paraId="4F883799" w14:textId="77777777" w:rsidR="00A06101" w:rsidRPr="00B7096A" w:rsidRDefault="00A06101" w:rsidP="00A06101">
      <w:pPr>
        <w:pStyle w:val="berschrift5"/>
      </w:pPr>
      <w:r w:rsidRPr="00B7096A">
        <w:t>Logeinträge anzeigen</w:t>
      </w:r>
    </w:p>
    <w:p w14:paraId="37C9D84D" w14:textId="09D638C1" w:rsidR="00013A58" w:rsidRPr="00B7096A" w:rsidRDefault="00013A58" w:rsidP="00013A58">
      <w:r w:rsidRPr="00B7096A">
        <w:t>Um die Logeinträge</w:t>
      </w:r>
      <w:r w:rsidR="00C00311">
        <w:t xml:space="preserve"> im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44ADF709"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F34996" w:rsidRPr="000500D7" w:rsidRDefault="00F34996" w:rsidP="00013A58">
                                <w:pPr>
                                  <w:pStyle w:val="Beschriftung"/>
                                  <w:rPr>
                                    <w:noProof/>
                                    <w:sz w:val="20"/>
                                    <w:szCs w:val="20"/>
                                  </w:rPr>
                                </w:pPr>
                                <w:bookmarkStart w:id="101" w:name="_Toc293226332"/>
                                <w:r>
                                  <w:t xml:space="preserve">Abbildung </w:t>
                                </w:r>
                                <w:fldSimple w:instr=" SEQ Abbildung \* ARABIC ">
                                  <w:r>
                                    <w:rPr>
                                      <w:noProof/>
                                    </w:rPr>
                                    <w:t>21</w:t>
                                  </w:r>
                                </w:fldSimple>
                                <w:r>
                                  <w:t xml:space="preserve"> </w:t>
                                </w:r>
                                <w:r w:rsidRPr="002A0C89">
                                  <w:t xml:space="preserve">- Logeinträge anzeigen mit </w:t>
                                </w:r>
                                <w:proofErr w:type="spellStart"/>
                                <w:r w:rsidRPr="002A0C89">
                                  <w:t>LogCat</w:t>
                                </w:r>
                                <w:bookmarkEnd w:id="10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F34996" w:rsidRDefault="00F34996"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6"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687459" w:rsidRPr="000500D7" w:rsidRDefault="00687459" w:rsidP="00013A58">
                          <w:pPr>
                            <w:pStyle w:val="Beschriftung"/>
                            <w:rPr>
                              <w:noProof/>
                              <w:sz w:val="20"/>
                              <w:szCs w:val="20"/>
                            </w:rPr>
                          </w:pPr>
                          <w:bookmarkStart w:id="119" w:name="_Toc293226332"/>
                          <w:r>
                            <w:t xml:space="preserve">Abbildung </w:t>
                          </w:r>
                          <w:r>
                            <w:fldChar w:fldCharType="begin"/>
                          </w:r>
                          <w:r>
                            <w:instrText xml:space="preserve"> SEQ Abbildung \* ARABIC </w:instrText>
                          </w:r>
                          <w:r>
                            <w:fldChar w:fldCharType="separate"/>
                          </w:r>
                          <w:r>
                            <w:rPr>
                              <w:noProof/>
                            </w:rPr>
                            <w:t>21</w:t>
                          </w:r>
                          <w:r>
                            <w:rPr>
                              <w:noProof/>
                            </w:rPr>
                            <w:fldChar w:fldCharType="end"/>
                          </w:r>
                          <w:r>
                            <w:t xml:space="preserve"> </w:t>
                          </w:r>
                          <w:r w:rsidRPr="002A0C89">
                            <w:t xml:space="preserve">- Logeinträge anzeigen mit </w:t>
                          </w:r>
                          <w:proofErr w:type="spellStart"/>
                          <w:r w:rsidRPr="002A0C89">
                            <w:t>LogCat</w:t>
                          </w:r>
                          <w:bookmarkEnd w:id="119"/>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687459" w:rsidRDefault="00687459"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102" w:name="_Toc293198270"/>
      <w:bookmarkStart w:id="103" w:name="_Ref293200898"/>
      <w:bookmarkStart w:id="104" w:name="_Ref293200910"/>
      <w:bookmarkStart w:id="105" w:name="_Toc293150289"/>
      <w:r>
        <w:lastRenderedPageBreak/>
        <w:t>Beschreibung der Packages</w:t>
      </w:r>
      <w:bookmarkEnd w:id="102"/>
      <w:bookmarkEnd w:id="103"/>
      <w:bookmarkEnd w:id="104"/>
      <w:bookmarkEnd w:id="105"/>
    </w:p>
    <w:p w14:paraId="324142D8" w14:textId="77777777" w:rsidR="00A03D3B" w:rsidRPr="00A03D3B" w:rsidRDefault="00A03D3B" w:rsidP="00A03D3B">
      <w:r>
        <w:t xml:space="preserve">Die Packages werden in den folgenden Kapiteln genauer umschrieben und aufgezeichnet. </w:t>
      </w:r>
      <w:r w:rsidR="00B667C1">
        <w:t xml:space="preserve">Bei vorhandenem Architekturkonzept wird </w:t>
      </w:r>
      <w:r w:rsidR="00B93D02">
        <w:t>auf dies näher eingegangen</w:t>
      </w:r>
      <w:r w:rsidR="00B667C1">
        <w:t xml:space="preserve">. </w:t>
      </w:r>
      <w:r w:rsidR="00F87784">
        <w:t xml:space="preserve">Wichtige Klassenspezifikationen werden in diesem </w:t>
      </w:r>
      <w:r w:rsidR="00775E6D">
        <w:t>Dokument aufgelistet und erläutert</w:t>
      </w:r>
      <w:r w:rsidR="00F87784">
        <w:t xml:space="preserve">, für die restlichen wird auf das </w:t>
      </w:r>
      <w:proofErr w:type="spellStart"/>
      <w:r w:rsidR="00F87784">
        <w:t>JavaDoc</w:t>
      </w:r>
      <w:proofErr w:type="spellEnd"/>
      <w:r w:rsidR="00F87784">
        <w:t xml:space="preserve"> </w:t>
      </w:r>
      <w:r w:rsidR="00015380">
        <w:t xml:space="preserve">verwiesen (siehe </w:t>
      </w:r>
      <w:r w:rsidR="00015380">
        <w:fldChar w:fldCharType="begin"/>
      </w:r>
      <w:r w:rsidR="00015380">
        <w:instrText xml:space="preserve"> REF _Ref293093350 \r \h </w:instrText>
      </w:r>
      <w:r w:rsidR="00015380">
        <w:fldChar w:fldCharType="separate"/>
      </w:r>
      <w:r w:rsidR="00015380">
        <w:t>2.4</w:t>
      </w:r>
      <w:r w:rsidR="00015380">
        <w:fldChar w:fldCharType="end"/>
      </w:r>
      <w:r w:rsidR="00015380">
        <w:t xml:space="preserve"> </w:t>
      </w:r>
      <w:r w:rsidR="00015380">
        <w:fldChar w:fldCharType="begin"/>
      </w:r>
      <w:r w:rsidR="00015380">
        <w:instrText xml:space="preserve"> REF _Ref293093357 \h </w:instrText>
      </w:r>
      <w:r w:rsidR="00015380">
        <w:fldChar w:fldCharType="separate"/>
      </w:r>
      <w:r w:rsidR="00015380">
        <w:t>Referenzen</w:t>
      </w:r>
      <w:r w:rsidR="00015380">
        <w:fldChar w:fldCharType="end"/>
      </w:r>
      <w:r w:rsidR="00015380">
        <w:t>).</w:t>
      </w:r>
      <w:r w:rsidR="00F87784">
        <w:t xml:space="preserve"> </w:t>
      </w:r>
    </w:p>
    <w:p w14:paraId="0CAE37EE" w14:textId="1049330D" w:rsidR="00135CF3" w:rsidRDefault="00135CF3" w:rsidP="00135CF3">
      <w:pPr>
        <w:pStyle w:val="berschrift2"/>
      </w:pPr>
      <w:bookmarkStart w:id="106" w:name="_Toc293198271"/>
      <w:bookmarkStart w:id="107" w:name="_Toc293150290"/>
      <w:r>
        <w:t>Package</w:t>
      </w:r>
      <w:r w:rsidR="007A0295">
        <w:t xml:space="preserve"> </w:t>
      </w:r>
      <w:proofErr w:type="spellStart"/>
      <w:r w:rsidR="007A0295">
        <w:t>interfaces</w:t>
      </w:r>
      <w:bookmarkEnd w:id="106"/>
      <w:bookmarkEnd w:id="107"/>
      <w:proofErr w:type="spellEnd"/>
    </w:p>
    <w:p w14:paraId="12A468AD" w14:textId="77777777" w:rsidR="001527CA" w:rsidRDefault="001527CA" w:rsidP="001527CA">
      <w:pPr>
        <w:pStyle w:val="berschrift3"/>
      </w:pPr>
      <w:bookmarkStart w:id="108" w:name="_Toc293198272"/>
      <w:bookmarkStart w:id="109" w:name="_Toc293150291"/>
      <w:r>
        <w:t>Beschreibung</w:t>
      </w:r>
      <w:bookmarkEnd w:id="108"/>
      <w:bookmarkEnd w:id="109"/>
    </w:p>
    <w:p w14:paraId="485065B3" w14:textId="77777777" w:rsidR="00855AB5" w:rsidRPr="00172EE4" w:rsidRDefault="00EE0157" w:rsidP="00172EE4">
      <w:r>
        <w:t>Das Package „</w:t>
      </w:r>
      <w:proofErr w:type="spellStart"/>
      <w:r>
        <w:t>interfaces</w:t>
      </w:r>
      <w:proofErr w:type="spellEnd"/>
      <w:r>
        <w:t xml:space="preserve">“ dient als Schnittstelle zwischen Server und Client. </w:t>
      </w:r>
      <w:r w:rsidR="00BC277B">
        <w:t>Die verschiedenen Interfaces stellen Methoden zur Verfügung</w:t>
      </w:r>
      <w:r w:rsidR="00637E60">
        <w:t>,</w:t>
      </w:r>
      <w:r w:rsidR="00BC277B">
        <w:t xml:space="preserve"> welche </w:t>
      </w:r>
      <w:r w:rsidR="00227E40">
        <w:t xml:space="preserve">die </w:t>
      </w:r>
      <w:r w:rsidR="00445D55">
        <w:t xml:space="preserve">erfolgreiche </w:t>
      </w:r>
      <w:r w:rsidR="00227E40">
        <w:t xml:space="preserve">Datenübertragung sicherstellen. </w:t>
      </w:r>
      <w:r w:rsidR="001B5436">
        <w:t>Die Interfaces werden von verschiedenen Klassen des Packages „</w:t>
      </w:r>
      <w:proofErr w:type="spellStart"/>
      <w:r w:rsidR="001B5436">
        <w:t>models</w:t>
      </w:r>
      <w:proofErr w:type="spellEnd"/>
      <w:r w:rsidR="001B5436">
        <w:t xml:space="preserve">“ implementiert. </w:t>
      </w:r>
      <w:r w:rsidR="00FD7C97">
        <w:t>Verwendet w</w:t>
      </w:r>
      <w:r w:rsidR="008D1815">
        <w:t xml:space="preserve">erden sie </w:t>
      </w:r>
      <w:r w:rsidR="00DF51A7">
        <w:t>von den Klassen</w:t>
      </w:r>
      <w:r w:rsidR="00FD7C97">
        <w:t xml:space="preserve"> im Package „</w:t>
      </w:r>
      <w:proofErr w:type="spellStart"/>
      <w:r w:rsidR="00FD7C97">
        <w:t>network</w:t>
      </w:r>
      <w:proofErr w:type="spellEnd"/>
      <w:r w:rsidR="00FD7C97">
        <w:t>“</w:t>
      </w:r>
      <w:r w:rsidR="00823F87">
        <w:t>,</w:t>
      </w:r>
      <w:r w:rsidR="001006AB">
        <w:t xml:space="preserve"> um die Daten zu übermitteln</w:t>
      </w:r>
      <w:r w:rsidR="00FD7C97">
        <w:t>.</w:t>
      </w:r>
      <w:r w:rsidR="00C541AB">
        <w:t xml:space="preserve"> Die Beschreibung der abstrakten Funktionalität vereinfacht es wesentlich, weitere Klassen dem Package „</w:t>
      </w:r>
      <w:proofErr w:type="spellStart"/>
      <w:r w:rsidR="00C541AB">
        <w:t>models</w:t>
      </w:r>
      <w:proofErr w:type="spellEnd"/>
      <w:r w:rsidR="00C541AB">
        <w:t>“ hinzuzufügen.</w:t>
      </w:r>
    </w:p>
    <w:p w14:paraId="4F5A6E5A" w14:textId="77777777" w:rsidR="00135CF3" w:rsidRDefault="00135CF3" w:rsidP="00135CF3">
      <w:pPr>
        <w:pStyle w:val="berschrift3"/>
      </w:pPr>
      <w:bookmarkStart w:id="110" w:name="_Toc293198273"/>
      <w:bookmarkStart w:id="111" w:name="_Toc293150292"/>
      <w:r>
        <w:t>Klassenstruktur</w:t>
      </w:r>
      <w:bookmarkEnd w:id="110"/>
      <w:bookmarkEnd w:id="111"/>
    </w:p>
    <w:p w14:paraId="5B4842DE" w14:textId="77777777" w:rsidR="00135CF3" w:rsidRDefault="00D175B8" w:rsidP="00135CF3">
      <w:r>
        <w:t>&lt;</w:t>
      </w:r>
      <w:r w:rsidR="00135CF3">
        <w:t>• Klassendiagramm mit Design-Information wie Zugriffsebenen, Navigationspfaden, Containment (</w:t>
      </w:r>
      <w:proofErr w:type="spellStart"/>
      <w:r w:rsidR="00135CF3">
        <w:t>By</w:t>
      </w:r>
      <w:proofErr w:type="spellEnd"/>
    </w:p>
    <w:p w14:paraId="7E3A261F" w14:textId="77777777" w:rsidR="00135CF3" w:rsidRDefault="00135CF3" w:rsidP="00135CF3">
      <w:r>
        <w:t xml:space="preserve">Value, </w:t>
      </w:r>
      <w:proofErr w:type="spellStart"/>
      <w:r>
        <w:t>By</w:t>
      </w:r>
      <w:proofErr w:type="spellEnd"/>
      <w:r>
        <w:t xml:space="preserve"> Reference)</w:t>
      </w:r>
      <w:r w:rsidR="00D175B8">
        <w:t>&gt;</w:t>
      </w:r>
    </w:p>
    <w:p w14:paraId="17D56D8C" w14:textId="77777777" w:rsidR="00135CF3" w:rsidRDefault="00135CF3" w:rsidP="00135CF3">
      <w:pPr>
        <w:pStyle w:val="berschrift3"/>
      </w:pPr>
      <w:bookmarkStart w:id="112" w:name="_Toc293198274"/>
      <w:bookmarkStart w:id="113" w:name="_Toc293150293"/>
      <w:r>
        <w:t>Architekturkonzepte für Package (falls vorhanden)</w:t>
      </w:r>
      <w:bookmarkEnd w:id="112"/>
      <w:bookmarkEnd w:id="113"/>
    </w:p>
    <w:p w14:paraId="71D8581E" w14:textId="77777777" w:rsidR="00135CF3" w:rsidRDefault="00D175B8" w:rsidP="00135CF3">
      <w:r>
        <w:t>&lt;</w:t>
      </w:r>
      <w:r w:rsidR="00135CF3">
        <w:t>• Umsetzung der generellen Architekturkonzepte</w:t>
      </w:r>
    </w:p>
    <w:p w14:paraId="13B962F3" w14:textId="77777777" w:rsidR="00135CF3" w:rsidRDefault="00135CF3" w:rsidP="00135CF3">
      <w:r>
        <w:t>• Spezifische Architekturkonzepte für Package</w:t>
      </w:r>
      <w:r w:rsidR="00D175B8">
        <w:t>&gt;</w:t>
      </w:r>
    </w:p>
    <w:p w14:paraId="4A15B4E8" w14:textId="77777777" w:rsidR="00135CF3" w:rsidRDefault="00135CF3" w:rsidP="00135CF3">
      <w:pPr>
        <w:pStyle w:val="berschrift3"/>
      </w:pPr>
      <w:bookmarkStart w:id="114" w:name="_Toc293198275"/>
      <w:bookmarkStart w:id="115" w:name="_Toc293150294"/>
      <w:r>
        <w:t>Klassenspezifikationen</w:t>
      </w:r>
      <w:bookmarkEnd w:id="114"/>
      <w:bookmarkEnd w:id="115"/>
    </w:p>
    <w:p w14:paraId="3DC9FDB3" w14:textId="77777777" w:rsidR="00135CF3" w:rsidRDefault="00D175B8" w:rsidP="00135CF3">
      <w:r>
        <w:t>&lt;</w:t>
      </w:r>
      <w:r w:rsidR="00135CF3">
        <w:t>• nur wo sinnvoll, insbesondere Schnittstellenklassen</w:t>
      </w:r>
    </w:p>
    <w:p w14:paraId="09169891" w14:textId="77777777" w:rsidR="00135CF3" w:rsidRDefault="00135CF3" w:rsidP="00D175B8">
      <w:pPr>
        <w:ind w:left="708"/>
      </w:pPr>
      <w:r>
        <w:t xml:space="preserve">o mit wesentlichen Attributen und Methoden (meist als </w:t>
      </w:r>
      <w:proofErr w:type="spellStart"/>
      <w:r>
        <w:t>Javadoc</w:t>
      </w:r>
      <w:proofErr w:type="spellEnd"/>
      <w:r>
        <w:t>)</w:t>
      </w:r>
    </w:p>
    <w:p w14:paraId="42E7B2AA" w14:textId="77777777" w:rsidR="00135CF3" w:rsidRDefault="00135CF3" w:rsidP="00D175B8">
      <w:pPr>
        <w:ind w:left="708"/>
      </w:pPr>
      <w:r>
        <w:t>o Eventuell Datentypen für Attribute, Parameter und Rückgabewerte mit Datentypen für</w:t>
      </w:r>
    </w:p>
    <w:p w14:paraId="4DBE023E" w14:textId="77777777" w:rsidR="00135CF3" w:rsidRDefault="00135CF3" w:rsidP="00D175B8">
      <w:pPr>
        <w:ind w:left="708"/>
      </w:pPr>
      <w:r>
        <w:t>Methoden, eventuell Zustandsdiagramm für Klasse (falls sinnvoll)</w:t>
      </w:r>
      <w:r w:rsidR="00D175B8">
        <w:t>&gt;</w:t>
      </w:r>
    </w:p>
    <w:p w14:paraId="0D68E03D" w14:textId="77777777" w:rsidR="00855AB5" w:rsidRDefault="00855AB5" w:rsidP="00855AB5">
      <w:pPr>
        <w:pStyle w:val="berschrift4"/>
      </w:pPr>
      <w:bookmarkStart w:id="116" w:name="_Ref293075122"/>
      <w:proofErr w:type="spellStart"/>
      <w:r>
        <w:t>C</w:t>
      </w:r>
      <w:r w:rsidR="00E22E5F">
        <w:t>on</w:t>
      </w:r>
      <w:r>
        <w:t>firmable</w:t>
      </w:r>
      <w:bookmarkEnd w:id="116"/>
      <w:proofErr w:type="spellEnd"/>
    </w:p>
    <w:p w14:paraId="0B6F443A" w14:textId="77777777" w:rsidR="00855AB5" w:rsidRDefault="00E22E5F" w:rsidP="00855AB5">
      <w:r>
        <w:t xml:space="preserve">Das Interface </w:t>
      </w:r>
      <w:proofErr w:type="spellStart"/>
      <w:r>
        <w:t>Confirmable</w:t>
      </w:r>
      <w:proofErr w:type="spellEnd"/>
      <w:r>
        <w:t xml:space="preserve"> dient dazu einen Stundeneintrag auf dem Server zu bestätigen. </w:t>
      </w:r>
      <w:r w:rsidR="00BE5190">
        <w:t>Dadurch wi</w:t>
      </w:r>
      <w:r w:rsidR="006600BB">
        <w:t>rd sichergestellt, dass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77777777"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 xml:space="preserve">ibt zurück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06F22437" w14:textId="77777777" w:rsidR="00855AB5" w:rsidRDefault="00855AB5" w:rsidP="00855AB5">
      <w:pPr>
        <w:pStyle w:val="berschrift4"/>
      </w:pPr>
      <w:bookmarkStart w:id="117" w:name="_Ref293075004"/>
      <w:proofErr w:type="spellStart"/>
      <w:r>
        <w:t>Receivable</w:t>
      </w:r>
      <w:bookmarkEnd w:id="117"/>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lastRenderedPageBreak/>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77777777"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447F6">
              <w:t xml:space="preserve"> ob dies erfolgreich verlaufen ist.</w:t>
            </w:r>
          </w:p>
        </w:tc>
      </w:tr>
    </w:tbl>
    <w:p w14:paraId="7947A29C" w14:textId="77777777" w:rsidR="000A2BA5" w:rsidRDefault="000A2BA5" w:rsidP="00C5371F"/>
    <w:p w14:paraId="4C363A6D" w14:textId="77777777" w:rsidR="00855AB5" w:rsidRDefault="00855AB5" w:rsidP="00855AB5">
      <w:pPr>
        <w:pStyle w:val="berschrift4"/>
      </w:pPr>
      <w:bookmarkStart w:id="118" w:name="_Ref293075145"/>
      <w:proofErr w:type="spellStart"/>
      <w:r>
        <w:t>Transmittable</w:t>
      </w:r>
      <w:bookmarkEnd w:id="118"/>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77777777" w:rsidR="00E942F0" w:rsidRDefault="0039163F" w:rsidP="00864850">
            <w:pPr>
              <w:cnfStyle w:val="000000100000" w:firstRow="0" w:lastRow="0" w:firstColumn="0" w:lastColumn="0" w:oddVBand="0" w:evenVBand="0" w:oddHBand="1" w:evenHBand="0" w:firstRowFirstColumn="0" w:firstRowLastColumn="0" w:lastRowFirstColumn="0" w:lastRowLastColumn="0"/>
            </w:pPr>
            <w:r>
              <w:t xml:space="preserve">Erstellt </w:t>
            </w:r>
            <w:r w:rsidR="0017013D">
              <w:t xml:space="preserve">und </w:t>
            </w:r>
            <w:r>
              <w:t xml:space="preserve">ein neues </w:t>
            </w:r>
            <w:proofErr w:type="spellStart"/>
            <w:r>
              <w:t>JSONObject</w:t>
            </w:r>
            <w:proofErr w:type="spellEnd"/>
            <w:r>
              <w:t xml:space="preserve"> und setzt dort die jeweiligen Attribute der implementierenden Klasse. </w:t>
            </w:r>
            <w:r w:rsidR="00A43464">
              <w:t xml:space="preserve">Danach wird dieses </w:t>
            </w:r>
            <w:proofErr w:type="gramStart"/>
            <w:r w:rsidR="00A43464">
              <w:t>zurück gegeben</w:t>
            </w:r>
            <w:proofErr w:type="gramEnd"/>
            <w:r w:rsidR="00A43464">
              <w:t>.</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77777777" w:rsidR="00E942F0" w:rsidRDefault="002C4F5F"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7777777" w:rsidR="00E942F0" w:rsidRDefault="002C4F5F"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w:t>
            </w:r>
            <w:r w:rsidR="002E6256">
              <w:t xml:space="preserve">serverseitig </w:t>
            </w:r>
            <w:r>
              <w:t xml:space="preserve">entfernt. </w:t>
            </w:r>
            <w:r w:rsidR="000230F8">
              <w:t xml:space="preserve">Es wird zurückgegeben </w:t>
            </w:r>
            <w:r>
              <w:t xml:space="preserve">ob </w:t>
            </w:r>
            <w:r w:rsidR="00C672ED">
              <w:t>dies erfolgreich war.</w:t>
            </w:r>
          </w:p>
        </w:tc>
      </w:tr>
    </w:tbl>
    <w:p w14:paraId="4BF7DDEB" w14:textId="77777777" w:rsidR="00135CF3" w:rsidRDefault="00135CF3" w:rsidP="00135CF3">
      <w:pPr>
        <w:pStyle w:val="berschrift2"/>
      </w:pPr>
      <w:bookmarkStart w:id="119" w:name="_Toc293198276"/>
      <w:bookmarkStart w:id="120" w:name="_Toc293150295"/>
      <w:r>
        <w:t xml:space="preserve">Package </w:t>
      </w:r>
      <w:proofErr w:type="spellStart"/>
      <w:r w:rsidR="007576BF">
        <w:t>network</w:t>
      </w:r>
      <w:bookmarkEnd w:id="119"/>
      <w:bookmarkEnd w:id="120"/>
      <w:proofErr w:type="spellEnd"/>
    </w:p>
    <w:p w14:paraId="7F096020" w14:textId="77777777" w:rsidR="00172EE4" w:rsidRDefault="00172EE4" w:rsidP="00172EE4">
      <w:pPr>
        <w:pStyle w:val="berschrift3"/>
      </w:pPr>
      <w:bookmarkStart w:id="121" w:name="_Toc293198277"/>
      <w:bookmarkStart w:id="122" w:name="_Toc293150296"/>
      <w:r>
        <w:t>Beschreibung</w:t>
      </w:r>
      <w:bookmarkEnd w:id="121"/>
      <w:bookmarkEnd w:id="122"/>
    </w:p>
    <w:p w14:paraId="25B9B113" w14:textId="77777777" w:rsidR="00172EE4" w:rsidRPr="00172EE4" w:rsidRDefault="00F4450F" w:rsidP="00172EE4">
      <w:r>
        <w:t>Das Package „</w:t>
      </w:r>
      <w:proofErr w:type="spellStart"/>
      <w:r>
        <w:t>network</w:t>
      </w:r>
      <w:proofErr w:type="spellEnd"/>
      <w:r>
        <w:t xml:space="preserve">“ ist dafür zuständig, Daten zu übertragen. </w:t>
      </w:r>
      <w:r w:rsidR="00574012">
        <w:t>Dies wird von dem Package „</w:t>
      </w:r>
      <w:proofErr w:type="spellStart"/>
      <w:r w:rsidR="00574012">
        <w:t>services</w:t>
      </w:r>
      <w:proofErr w:type="spellEnd"/>
      <w:r w:rsidR="00574012">
        <w:t xml:space="preserve">“ genutzt. </w:t>
      </w:r>
      <w:r w:rsidR="0015695B">
        <w:t>Bei den zu übertragenden Daten</w:t>
      </w:r>
      <w:r>
        <w:t xml:space="preserve">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bookmarkStart w:id="123" w:name="_Toc293198278"/>
      <w:bookmarkStart w:id="124" w:name="_Toc293150297"/>
      <w:r>
        <w:t>Klassenstruktur</w:t>
      </w:r>
      <w:bookmarkEnd w:id="123"/>
      <w:bookmarkEnd w:id="124"/>
    </w:p>
    <w:p w14:paraId="06E7CE8C" w14:textId="77777777" w:rsidR="00135CF3" w:rsidRDefault="00D175B8" w:rsidP="00135CF3">
      <w:r>
        <w:t>&lt;</w:t>
      </w:r>
      <w:r w:rsidR="00135CF3">
        <w:t>• Klassendiagramm mit Design-Information wie Zugriffsebenen, Navigationspfaden, Containment (</w:t>
      </w:r>
      <w:proofErr w:type="spellStart"/>
      <w:r w:rsidR="00135CF3">
        <w:t>By</w:t>
      </w:r>
      <w:proofErr w:type="spellEnd"/>
    </w:p>
    <w:p w14:paraId="05EB8ED4" w14:textId="77777777" w:rsidR="00135CF3" w:rsidRDefault="00135CF3" w:rsidP="00135CF3">
      <w:r>
        <w:t xml:space="preserve">Value, </w:t>
      </w:r>
      <w:proofErr w:type="spellStart"/>
      <w:r>
        <w:t>By</w:t>
      </w:r>
      <w:proofErr w:type="spellEnd"/>
      <w:r>
        <w:t xml:space="preserve"> Reference)</w:t>
      </w:r>
      <w:r w:rsidR="00D175B8">
        <w:t>&gt;</w:t>
      </w:r>
    </w:p>
    <w:p w14:paraId="38D316CF" w14:textId="77777777" w:rsidR="00135CF3" w:rsidRDefault="00135CF3" w:rsidP="00135CF3">
      <w:pPr>
        <w:pStyle w:val="berschrift3"/>
      </w:pPr>
      <w:bookmarkStart w:id="125" w:name="_Toc293198279"/>
      <w:bookmarkStart w:id="126" w:name="_Toc293150298"/>
      <w:r>
        <w:t>Architekturkonzepte für Package (falls vorhanden)</w:t>
      </w:r>
      <w:bookmarkEnd w:id="125"/>
      <w:bookmarkEnd w:id="126"/>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127" w:name="_Toc293198280"/>
      <w:bookmarkStart w:id="128" w:name="_Toc293150299"/>
      <w:r>
        <w:t>Klassenspezifikationen</w:t>
      </w:r>
      <w:bookmarkEnd w:id="127"/>
      <w:bookmarkEnd w:id="128"/>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129" w:name="_Toc293198281"/>
      <w:bookmarkStart w:id="130" w:name="_Toc293150300"/>
      <w:r>
        <w:t>Interaktionen innerhalb Package (falls sinnvoll)</w:t>
      </w:r>
      <w:bookmarkEnd w:id="129"/>
      <w:bookmarkEnd w:id="130"/>
    </w:p>
    <w:p w14:paraId="55FEF7F9" w14:textId="77777777" w:rsidR="0015308D" w:rsidRPr="0015308D" w:rsidRDefault="0015308D" w:rsidP="0015308D"/>
    <w:p w14:paraId="317BE67F" w14:textId="45F27BD5" w:rsidR="00135CF3" w:rsidRDefault="00135CF3" w:rsidP="00135CF3">
      <w:pPr>
        <w:pStyle w:val="berschrift2"/>
      </w:pPr>
      <w:bookmarkStart w:id="131" w:name="_Toc293198282"/>
      <w:bookmarkStart w:id="132" w:name="_Toc293150301"/>
      <w:r>
        <w:t xml:space="preserve">Package </w:t>
      </w:r>
      <w:proofErr w:type="spellStart"/>
      <w:r w:rsidR="002A48C6">
        <w:t>models</w:t>
      </w:r>
      <w:bookmarkEnd w:id="131"/>
      <w:bookmarkEnd w:id="132"/>
      <w:proofErr w:type="spellEnd"/>
    </w:p>
    <w:p w14:paraId="79466435" w14:textId="77777777" w:rsidR="00E23DBD" w:rsidRDefault="00E23DBD" w:rsidP="00E23DBD">
      <w:pPr>
        <w:pStyle w:val="berschrift3"/>
      </w:pPr>
      <w:bookmarkStart w:id="133" w:name="_Toc293198283"/>
      <w:bookmarkStart w:id="134" w:name="_Toc293150302"/>
      <w:r>
        <w:t>Beschreibung</w:t>
      </w:r>
      <w:bookmarkEnd w:id="133"/>
      <w:bookmarkEnd w:id="134"/>
    </w:p>
    <w:p w14:paraId="1C7F4FCC" w14:textId="77777777" w:rsidR="00E23DBD" w:rsidRPr="00E23DBD" w:rsidRDefault="00FC685E" w:rsidP="00E23DBD">
      <w:r>
        <w:t>Im Package „</w:t>
      </w:r>
      <w:proofErr w:type="spellStart"/>
      <w:r>
        <w:t>models</w:t>
      </w:r>
      <w:proofErr w:type="spellEnd"/>
      <w:r>
        <w:t xml:space="preserve">“ befinden sich alle Klassen, </w:t>
      </w:r>
      <w:r w:rsidR="009F129F">
        <w:t>die</w:t>
      </w:r>
      <w:r>
        <w:t xml:space="preserve"> dazu dienen Daten persistent zu speichern. </w:t>
      </w:r>
      <w:r w:rsidR="00C3227A">
        <w:t xml:space="preserve">Dabei handelt es sich einerseits um verschiedene Daten welche </w:t>
      </w:r>
      <w:r w:rsidR="0051516B">
        <w:t>der Client von</w:t>
      </w:r>
      <w:r w:rsidR="00C3227A">
        <w:t xml:space="preserve"> der Server Seite benötigt</w:t>
      </w:r>
      <w:r w:rsidR="00DC0DDB">
        <w:t>, ander</w:t>
      </w:r>
      <w:r w:rsidR="002C261B">
        <w:t>seits um Daten die an den Server</w:t>
      </w:r>
      <w:r w:rsidR="00DC0DDB">
        <w:t xml:space="preserve"> übertragen werden müssen</w:t>
      </w:r>
      <w:r w:rsidR="00C3227A">
        <w:t xml:space="preserve">. </w:t>
      </w:r>
    </w:p>
    <w:p w14:paraId="5B251967" w14:textId="77777777" w:rsidR="00135CF3" w:rsidRDefault="00135CF3" w:rsidP="00135CF3">
      <w:pPr>
        <w:pStyle w:val="berschrift3"/>
      </w:pPr>
      <w:bookmarkStart w:id="135" w:name="_Toc293198284"/>
      <w:bookmarkStart w:id="136" w:name="_Toc293150303"/>
      <w:r>
        <w:t>Klassenstruktur</w:t>
      </w:r>
      <w:bookmarkEnd w:id="135"/>
      <w:bookmarkEnd w:id="136"/>
    </w:p>
    <w:p w14:paraId="394C6B85" w14:textId="77777777" w:rsidR="00135CF3" w:rsidRDefault="00D175B8" w:rsidP="00135CF3">
      <w:r>
        <w:t>&lt;</w:t>
      </w:r>
      <w:r w:rsidR="00135CF3">
        <w:t>• Klassendiagramm mit Design-Information wie Zugriffsebenen, Navigationspfaden, Containment (</w:t>
      </w:r>
      <w:proofErr w:type="spellStart"/>
      <w:r w:rsidR="00135CF3">
        <w:t>By</w:t>
      </w:r>
      <w:proofErr w:type="spellEnd"/>
    </w:p>
    <w:p w14:paraId="43C5A4C2" w14:textId="77777777" w:rsidR="00135CF3" w:rsidRDefault="00135CF3" w:rsidP="00135CF3">
      <w:r>
        <w:t xml:space="preserve">Value, </w:t>
      </w:r>
      <w:proofErr w:type="spellStart"/>
      <w:r>
        <w:t>By</w:t>
      </w:r>
      <w:proofErr w:type="spellEnd"/>
      <w:r>
        <w:t xml:space="preserve"> Reference)</w:t>
      </w:r>
      <w:r w:rsidR="00D175B8">
        <w:t>&gt;</w:t>
      </w:r>
    </w:p>
    <w:p w14:paraId="104E7F58" w14:textId="77777777" w:rsidR="00135CF3" w:rsidRDefault="00135CF3" w:rsidP="00135CF3">
      <w:pPr>
        <w:pStyle w:val="berschrift3"/>
      </w:pPr>
      <w:bookmarkStart w:id="137" w:name="_Toc293198285"/>
      <w:bookmarkStart w:id="138" w:name="_Toc293150304"/>
      <w:r>
        <w:t>Architekturkonzepte für Package (falls vorhanden)</w:t>
      </w:r>
      <w:bookmarkEnd w:id="137"/>
      <w:bookmarkEnd w:id="138"/>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139" w:name="_Toc293198286"/>
      <w:bookmarkStart w:id="140" w:name="_Toc293150305"/>
      <w:r>
        <w:t>Klassenspezifikationen</w:t>
      </w:r>
      <w:bookmarkEnd w:id="139"/>
      <w:bookmarkEnd w:id="140"/>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141" w:name="_Toc293198287"/>
      <w:bookmarkStart w:id="142" w:name="_Toc293150306"/>
      <w:r>
        <w:t>Interaktionen innerhalb Package (falls sinnvoll)</w:t>
      </w:r>
      <w:bookmarkEnd w:id="141"/>
      <w:bookmarkEnd w:id="142"/>
    </w:p>
    <w:p w14:paraId="343299A5" w14:textId="28673154" w:rsidR="0013069F" w:rsidRDefault="003E2AE2" w:rsidP="0013069F">
      <w:pPr>
        <w:pStyle w:val="berschrift2"/>
      </w:pPr>
      <w:bookmarkStart w:id="143" w:name="_Toc293198288"/>
      <w:bookmarkStart w:id="144" w:name="_Toc293150307"/>
      <w:r>
        <w:t xml:space="preserve">Package </w:t>
      </w:r>
      <w:proofErr w:type="spellStart"/>
      <w:r>
        <w:t>database</w:t>
      </w:r>
      <w:bookmarkEnd w:id="143"/>
      <w:bookmarkEnd w:id="144"/>
      <w:proofErr w:type="spellEnd"/>
    </w:p>
    <w:p w14:paraId="143D3047" w14:textId="77777777" w:rsidR="000257C2" w:rsidRDefault="000257C2" w:rsidP="000257C2">
      <w:pPr>
        <w:pStyle w:val="berschrift3"/>
      </w:pPr>
      <w:bookmarkStart w:id="145" w:name="_Toc293198289"/>
      <w:bookmarkStart w:id="146" w:name="_Toc293150308"/>
      <w:r>
        <w:t>Beschreibung</w:t>
      </w:r>
      <w:bookmarkEnd w:id="145"/>
      <w:bookmarkEnd w:id="146"/>
    </w:p>
    <w:p w14:paraId="0A71C566" w14:textId="77777777" w:rsidR="000257C2" w:rsidRPr="000257C2" w:rsidRDefault="007F1E37" w:rsidP="000257C2">
      <w:r>
        <w:t>Das Package „</w:t>
      </w:r>
      <w:proofErr w:type="spellStart"/>
      <w:r>
        <w:t>database</w:t>
      </w:r>
      <w:proofErr w:type="spellEnd"/>
      <w:r>
        <w:t xml:space="preserve">“ ist für die Verbindung zur Datenbank verantwortlich. </w:t>
      </w:r>
      <w:r w:rsidR="00FA0768">
        <w:t>Es ist zuständig für die Erstellung der Datenbank und deren Tabellen.</w:t>
      </w:r>
      <w:r w:rsidR="00F61203">
        <w:t xml:space="preserve"> </w:t>
      </w:r>
      <w:r w:rsidR="00E721EB">
        <w:t xml:space="preserve">Durch die Klasse </w:t>
      </w:r>
      <w:proofErr w:type="spellStart"/>
      <w:r w:rsidR="00E721EB">
        <w:t>DatabaseHelper</w:t>
      </w:r>
      <w:proofErr w:type="spellEnd"/>
      <w:r w:rsidR="00E721EB">
        <w:t xml:space="preserve"> können die verschiedenen Klassen der „</w:t>
      </w:r>
      <w:proofErr w:type="spellStart"/>
      <w:r w:rsidR="00E721EB">
        <w:t>activities</w:t>
      </w:r>
      <w:proofErr w:type="spellEnd"/>
      <w:r w:rsidR="00E721EB">
        <w:t xml:space="preserve">“ auf die Datenbank zugreifen. </w:t>
      </w:r>
      <w:r w:rsidR="00F61203">
        <w:t>Das weiteren kann darüber die Datenbank</w:t>
      </w:r>
      <w:r w:rsidR="001F674A">
        <w:t xml:space="preserve"> auch</w:t>
      </w:r>
      <w:r w:rsidR="00F61203">
        <w:t xml:space="preserve"> zurückgesetzt werden.</w:t>
      </w:r>
      <w:r w:rsidR="00E721EB">
        <w:t xml:space="preserve"> </w:t>
      </w:r>
    </w:p>
    <w:p w14:paraId="49AE96F9" w14:textId="77777777" w:rsidR="0013069F" w:rsidRDefault="0013069F" w:rsidP="0013069F">
      <w:pPr>
        <w:pStyle w:val="berschrift3"/>
      </w:pPr>
      <w:bookmarkStart w:id="147" w:name="_Toc293198290"/>
      <w:bookmarkStart w:id="148" w:name="_Toc293150309"/>
      <w:r>
        <w:t>Klassenstruktur</w:t>
      </w:r>
      <w:bookmarkEnd w:id="147"/>
      <w:bookmarkEnd w:id="148"/>
    </w:p>
    <w:p w14:paraId="49E29BC8" w14:textId="77777777" w:rsidR="0013069F" w:rsidRDefault="0013069F" w:rsidP="0013069F">
      <w:r>
        <w:t>&lt;• Klassendiagramm mit Design-Information wie Zugriffsebenen, Navigationspfaden, Containment (</w:t>
      </w:r>
      <w:proofErr w:type="spellStart"/>
      <w:r>
        <w:t>By</w:t>
      </w:r>
      <w:proofErr w:type="spellEnd"/>
    </w:p>
    <w:p w14:paraId="157F32E2" w14:textId="77777777" w:rsidR="0013069F" w:rsidRDefault="0013069F" w:rsidP="0013069F">
      <w:r>
        <w:t xml:space="preserve">Value, </w:t>
      </w:r>
      <w:proofErr w:type="spellStart"/>
      <w:r>
        <w:t>By</w:t>
      </w:r>
      <w:proofErr w:type="spellEnd"/>
      <w:r>
        <w:t xml:space="preserve"> Reference)&gt;</w:t>
      </w:r>
    </w:p>
    <w:p w14:paraId="4BCFB8CE" w14:textId="77777777" w:rsidR="0013069F" w:rsidRDefault="0013069F" w:rsidP="0013069F">
      <w:pPr>
        <w:pStyle w:val="berschrift3"/>
      </w:pPr>
      <w:bookmarkStart w:id="149" w:name="_Toc293198291"/>
      <w:bookmarkStart w:id="150" w:name="_Toc293150310"/>
      <w:r>
        <w:lastRenderedPageBreak/>
        <w:t>Architekturkonzepte für Package (falls vorhanden)</w:t>
      </w:r>
      <w:bookmarkEnd w:id="149"/>
      <w:bookmarkEnd w:id="150"/>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151" w:name="_Toc293198292"/>
      <w:bookmarkStart w:id="152" w:name="_Toc293150311"/>
      <w:r>
        <w:t>Klassenspezifikationen</w:t>
      </w:r>
      <w:bookmarkEnd w:id="151"/>
      <w:bookmarkEnd w:id="152"/>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153" w:name="_Toc293198293"/>
      <w:bookmarkStart w:id="154" w:name="_Toc293150312"/>
      <w:r>
        <w:t>Interaktionen innerhalb Package (falls sinnvoll)</w:t>
      </w:r>
      <w:bookmarkEnd w:id="153"/>
      <w:bookmarkEnd w:id="154"/>
    </w:p>
    <w:p w14:paraId="0D871E3A" w14:textId="77777777" w:rsidR="00AA6430" w:rsidRDefault="00AA6430" w:rsidP="00AA6430">
      <w:pPr>
        <w:pStyle w:val="berschrift2"/>
      </w:pPr>
      <w:bookmarkStart w:id="155" w:name="_Toc293198294"/>
      <w:bookmarkStart w:id="156" w:name="_Toc293150313"/>
      <w:r>
        <w:t xml:space="preserve">Package </w:t>
      </w:r>
      <w:proofErr w:type="spellStart"/>
      <w:r>
        <w:t>services</w:t>
      </w:r>
      <w:bookmarkEnd w:id="155"/>
      <w:bookmarkEnd w:id="156"/>
      <w:proofErr w:type="spellEnd"/>
    </w:p>
    <w:p w14:paraId="139F4335" w14:textId="77777777" w:rsidR="0008161E" w:rsidRDefault="0008161E" w:rsidP="0008161E">
      <w:pPr>
        <w:pStyle w:val="berschrift3"/>
      </w:pPr>
      <w:bookmarkStart w:id="157" w:name="_Toc293198295"/>
      <w:bookmarkStart w:id="158" w:name="_Toc293150314"/>
      <w:r>
        <w:t>Beschreibung</w:t>
      </w:r>
      <w:bookmarkEnd w:id="157"/>
      <w:bookmarkEnd w:id="158"/>
    </w:p>
    <w:p w14:paraId="5FE1FB34" w14:textId="77777777" w:rsidR="00451BAF" w:rsidRPr="0008161E" w:rsidRDefault="00451BAF" w:rsidP="0008161E">
      <w:r>
        <w:t xml:space="preserve">Das Package „Services“ </w:t>
      </w:r>
      <w:r w:rsidR="00034430">
        <w:t>sorgt dafür,</w:t>
      </w:r>
      <w:r>
        <w:t xml:space="preserve"> dass die Daten vom Server an den Client übertragen werden. Gleiches gilt für die entgegengesetzte Richtung, also vom Client an den Server.</w:t>
      </w:r>
      <w:r w:rsidR="00BB5B9B">
        <w:t xml:space="preserve"> Dafür verwendet es die </w:t>
      </w:r>
      <w:r w:rsidR="00BC62D1">
        <w:t xml:space="preserve">jeweiligen </w:t>
      </w:r>
      <w:r w:rsidR="00BB5B9B">
        <w:t>Hilfsklassen des Packages „</w:t>
      </w:r>
      <w:proofErr w:type="spellStart"/>
      <w:r w:rsidR="00BB5B9B">
        <w:t>network</w:t>
      </w:r>
      <w:proofErr w:type="spellEnd"/>
      <w:r w:rsidR="00BB5B9B">
        <w:t>“.</w:t>
      </w:r>
    </w:p>
    <w:p w14:paraId="7B6EE782" w14:textId="77777777" w:rsidR="00AA6430" w:rsidRDefault="00AA6430" w:rsidP="00AA6430">
      <w:pPr>
        <w:pStyle w:val="berschrift3"/>
      </w:pPr>
      <w:bookmarkStart w:id="159" w:name="_Toc293198296"/>
      <w:bookmarkStart w:id="160" w:name="_Toc293150315"/>
      <w:r>
        <w:t>Klassenstruktur</w:t>
      </w:r>
      <w:bookmarkEnd w:id="159"/>
      <w:bookmarkEnd w:id="160"/>
    </w:p>
    <w:p w14:paraId="68B45C76" w14:textId="77777777" w:rsidR="00AA6430" w:rsidRDefault="00AA6430" w:rsidP="00AA6430">
      <w:r>
        <w:t>&lt;• Klassendiagramm mit Design-Information wie Zugriffsebenen, Navigationspfaden, Containment (</w:t>
      </w:r>
      <w:proofErr w:type="spellStart"/>
      <w:r>
        <w:t>By</w:t>
      </w:r>
      <w:proofErr w:type="spellEnd"/>
    </w:p>
    <w:p w14:paraId="6A4C0CD5" w14:textId="77777777" w:rsidR="00AA6430" w:rsidRDefault="00AA6430" w:rsidP="00AA6430">
      <w:r>
        <w:t xml:space="preserve">Value, </w:t>
      </w:r>
      <w:proofErr w:type="spellStart"/>
      <w:r>
        <w:t>By</w:t>
      </w:r>
      <w:proofErr w:type="spellEnd"/>
      <w:r>
        <w:t xml:space="preserve"> Reference)&gt;</w:t>
      </w:r>
    </w:p>
    <w:p w14:paraId="02952BC9" w14:textId="77777777" w:rsidR="00AA6430" w:rsidRDefault="00AA6430" w:rsidP="00AA6430">
      <w:pPr>
        <w:pStyle w:val="berschrift3"/>
      </w:pPr>
      <w:bookmarkStart w:id="161" w:name="_Toc293198297"/>
      <w:bookmarkStart w:id="162" w:name="_Toc293150316"/>
      <w:r>
        <w:t>Architekturkonzepte für Package (falls vorhanden)</w:t>
      </w:r>
      <w:bookmarkEnd w:id="161"/>
      <w:bookmarkEnd w:id="162"/>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proofErr w:type="spellStart"/>
      <w:r>
        <w:t>Synchronizer</w:t>
      </w:r>
      <w:proofErr w:type="spellEnd"/>
    </w:p>
    <w:p w14:paraId="697B0CBD" w14:textId="77777777" w:rsidR="0051464A" w:rsidRDefault="004C1DCC" w:rsidP="00AA6430">
      <w:r>
        <w:t>Hilfe?</w:t>
      </w:r>
    </w:p>
    <w:p w14:paraId="30A4AC17" w14:textId="77777777" w:rsidR="0051464A" w:rsidRDefault="00A4235F" w:rsidP="0051464A">
      <w:pPr>
        <w:pStyle w:val="berschrift4"/>
      </w:pPr>
      <w:r>
        <w:t xml:space="preserve">Null </w:t>
      </w:r>
      <w:proofErr w:type="spellStart"/>
      <w:r w:rsidR="0051464A">
        <w:t>Object</w:t>
      </w:r>
      <w:proofErr w:type="spellEnd"/>
    </w:p>
    <w:p w14:paraId="386ACABE" w14:textId="77777777" w:rsidR="0051464A" w:rsidRPr="0051464A" w:rsidRDefault="00A4235F" w:rsidP="0051464A">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w:t>
      </w:r>
      <w:r w:rsidR="00EC7B04">
        <w:t xml:space="preserve"> es sich um ein den Einsatz eines </w:t>
      </w:r>
      <w:r>
        <w:t>Null Object</w:t>
      </w:r>
      <w:r w:rsidR="00EC7B04">
        <w:t>s</w:t>
      </w:r>
      <w:r w:rsidR="00551269">
        <w:t>.</w:t>
      </w:r>
    </w:p>
    <w:p w14:paraId="73F0B370" w14:textId="77777777" w:rsidR="00AA6430" w:rsidRDefault="00AA6430" w:rsidP="00AA6430">
      <w:pPr>
        <w:pStyle w:val="berschrift3"/>
      </w:pPr>
      <w:bookmarkStart w:id="163" w:name="_Toc293198298"/>
      <w:bookmarkStart w:id="164" w:name="_Toc293150317"/>
      <w:r>
        <w:t>Klassenspezifikationen</w:t>
      </w:r>
      <w:bookmarkEnd w:id="163"/>
      <w:bookmarkEnd w:id="164"/>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 xml:space="preserve">o mit wesentlichen Attributen und Methoden (meist als </w:t>
      </w:r>
      <w:proofErr w:type="spellStart"/>
      <w:r>
        <w:t>Javadoc</w:t>
      </w:r>
      <w:proofErr w:type="spellEnd"/>
      <w:r>
        <w:t>)</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1537747A" w14:textId="77777777" w:rsidR="00E576EE" w:rsidRDefault="00E576EE" w:rsidP="00E576EE">
      <w:r>
        <w:lastRenderedPageBreak/>
        <w:t>Da</w:t>
      </w:r>
      <w:r w:rsidR="000E15B3">
        <w:t xml:space="preserve">s Interface </w:t>
      </w:r>
      <w:proofErr w:type="spellStart"/>
      <w:r w:rsidR="000E15B3">
        <w:t>Synchronizer</w:t>
      </w:r>
      <w:proofErr w:type="spellEnd"/>
      <w:r w:rsidR="000E15B3">
        <w:t xml:space="preserve"> wird im</w:t>
      </w:r>
      <w:r>
        <w:t xml:space="preserve"> folgenden Kapitel n</w:t>
      </w:r>
      <w:r w:rsidR="00DF47E4">
        <w:t>äher beschrieben. Z</w:t>
      </w:r>
      <w:r>
        <w:t>udem werden die Klassen, welche diese</w:t>
      </w:r>
      <w:r w:rsidR="00792E9E">
        <w:t xml:space="preserve">s Interface </w:t>
      </w:r>
      <w:r>
        <w:t>implement</w:t>
      </w:r>
      <w:r w:rsidR="00DF47E4">
        <w:t>ieren, genauer umschrieben</w:t>
      </w:r>
      <w:r w:rsidR="00721E3E">
        <w:t xml:space="preserve">. </w:t>
      </w:r>
      <w:r w:rsidR="00B974D5">
        <w:t>Dies, da die implementierte Methode in jeder Klasse eine sich doch erheblich unterscheidende Aufgabe zu erfüllen hat.</w:t>
      </w:r>
    </w:p>
    <w:p w14:paraId="0B7C2678" w14:textId="77777777" w:rsidR="00972E57" w:rsidRDefault="009E1696" w:rsidP="009E1696">
      <w:pPr>
        <w:pStyle w:val="berschrift4"/>
      </w:pPr>
      <w:proofErr w:type="spellStart"/>
      <w:r>
        <w:t>Synchronizer</w:t>
      </w:r>
      <w:proofErr w:type="spellEnd"/>
    </w:p>
    <w:p w14:paraId="34DC7B46" w14:textId="77777777" w:rsidR="009E1696" w:rsidRDefault="009E1696" w:rsidP="009E1696">
      <w:r>
        <w:t xml:space="preserve">Das Interface </w:t>
      </w:r>
      <w:proofErr w:type="spellStart"/>
      <w:r>
        <w:t>Synchronizer</w:t>
      </w:r>
      <w:proofErr w:type="spellEnd"/>
      <w:r>
        <w:t xml:space="preserve"> wird von fünf Klassen implementiert, welche für die Synchronisation der verschiedenen</w:t>
      </w:r>
      <w:r w:rsidR="00EA0707">
        <w:t>,</w:t>
      </w:r>
      <w:r>
        <w:t xml:space="preserve"> im Package „</w:t>
      </w:r>
      <w:proofErr w:type="spellStart"/>
      <w:r>
        <w:t>models</w:t>
      </w:r>
      <w:proofErr w:type="spellEnd"/>
      <w:r>
        <w:t>“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proofErr w:type="spellStart"/>
            <w:r w:rsidRPr="00FD4719">
              <w:rPr>
                <w:b w:val="0"/>
              </w:rPr>
              <w:t>s</w:t>
            </w:r>
            <w:r w:rsidR="00751726" w:rsidRPr="00FD4719">
              <w:rPr>
                <w:b w:val="0"/>
              </w:rPr>
              <w:t>ynchronize</w:t>
            </w:r>
            <w:proofErr w:type="spellEnd"/>
            <w:r w:rsidR="00751726" w:rsidRPr="00FD4719">
              <w:rPr>
                <w:b w:val="0"/>
              </w:rPr>
              <w:t>()</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proofErr w:type="spellStart"/>
      <w:r>
        <w:t>CustomerSynchronizer</w:t>
      </w:r>
      <w:proofErr w:type="spellEnd"/>
    </w:p>
    <w:p w14:paraId="16C91199" w14:textId="77777777" w:rsidR="00494E26" w:rsidRDefault="00813BA8" w:rsidP="00494E26">
      <w:r>
        <w:t xml:space="preserve">Die Klasse </w:t>
      </w:r>
      <w:proofErr w:type="spellStart"/>
      <w:r w:rsidR="00F356BE">
        <w:t>CustomerSynchronizer</w:t>
      </w:r>
      <w:proofErr w:type="spellEnd"/>
      <w:r w:rsidR="00F356BE">
        <w:t xml:space="preserve"> </w:t>
      </w:r>
      <w:r w:rsidR="00934864">
        <w:t xml:space="preserve"> ist dafür zuständig, dass die auf dem Server befindlichen Kunden 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36B385D" w14:textId="77777777" w:rsidR="00525163" w:rsidRPr="00FD4719" w:rsidRDefault="00525163" w:rsidP="00494E26">
            <w:pPr>
              <w:rPr>
                <w:b w:val="0"/>
              </w:rPr>
            </w:pPr>
            <w:proofErr w:type="spellStart"/>
            <w:r w:rsidRPr="00FD4719">
              <w:rPr>
                <w:b w:val="0"/>
              </w:rPr>
              <w:t>synchronize</w:t>
            </w:r>
            <w:proofErr w:type="spellEnd"/>
            <w:r w:rsidRPr="00FD4719">
              <w:rPr>
                <w:b w:val="0"/>
              </w:rPr>
              <w:t>()</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w:t>
            </w:r>
            <w:proofErr w:type="spellStart"/>
            <w:r w:rsidR="00F85561">
              <w:t>CustomerHelper</w:t>
            </w:r>
            <w:proofErr w:type="spellEnd"/>
            <w:r w:rsidR="00F85561">
              <w:t xml:space="preserve"> des Packages „</w:t>
            </w:r>
            <w:proofErr w:type="spellStart"/>
            <w:r w:rsidR="00F85561">
              <w:t>network</w:t>
            </w:r>
            <w:proofErr w:type="spellEnd"/>
            <w:r w:rsidR="00F85561">
              <w:t>“.</w:t>
            </w:r>
          </w:p>
        </w:tc>
      </w:tr>
    </w:tbl>
    <w:p w14:paraId="6110D37C" w14:textId="77777777" w:rsidR="00BA520D" w:rsidRDefault="00536858" w:rsidP="00536858">
      <w:pPr>
        <w:pStyle w:val="berschrift4"/>
      </w:pPr>
      <w:proofErr w:type="spellStart"/>
      <w:r>
        <w:t>PositionSynchronizer</w:t>
      </w:r>
      <w:proofErr w:type="spellEnd"/>
    </w:p>
    <w:p w14:paraId="5D8E1EE0" w14:textId="77777777" w:rsidR="00536858" w:rsidRDefault="00536858" w:rsidP="00536858">
      <w:r>
        <w:t xml:space="preserve">Die Klasse </w:t>
      </w:r>
      <w:proofErr w:type="spellStart"/>
      <w:r>
        <w:t>PositionSynchronizer</w:t>
      </w:r>
      <w:proofErr w:type="spellEnd"/>
      <w:r>
        <w:t xml:space="preserve"> </w:t>
      </w:r>
      <w:r w:rsidR="00852DA7">
        <w:t xml:space="preserve">speichert die </w:t>
      </w:r>
      <w:proofErr w:type="spellStart"/>
      <w:r w:rsidR="00852DA7">
        <w:t>GpsPositionen</w:t>
      </w:r>
      <w:proofErr w:type="spellEnd"/>
    </w:p>
    <w:tbl>
      <w:tblPr>
        <w:tblStyle w:val="MittlereSchattierung1-Akzent1"/>
        <w:tblW w:w="0" w:type="auto"/>
        <w:tblLook w:val="04A0" w:firstRow="1" w:lastRow="0" w:firstColumn="1" w:lastColumn="0" w:noHBand="0" w:noVBand="1"/>
      </w:tblPr>
      <w:tblGrid>
        <w:gridCol w:w="1526"/>
        <w:gridCol w:w="7686"/>
      </w:tblGrid>
      <w:tr w:rsidR="00852DA7" w14:paraId="64EB995D"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043679E" w14:textId="77777777" w:rsidR="00852DA7" w:rsidRDefault="00852DA7" w:rsidP="00536858">
            <w:r>
              <w:t>Methode</w:t>
            </w:r>
          </w:p>
        </w:tc>
        <w:tc>
          <w:tcPr>
            <w:tcW w:w="7686" w:type="dxa"/>
          </w:tcPr>
          <w:p w14:paraId="24EAF5FC" w14:textId="77777777" w:rsidR="00852DA7" w:rsidRDefault="00852DA7" w:rsidP="00536858">
            <w:pPr>
              <w:cnfStyle w:val="100000000000" w:firstRow="1" w:lastRow="0" w:firstColumn="0" w:lastColumn="0" w:oddVBand="0" w:evenVBand="0" w:oddHBand="0" w:evenHBand="0" w:firstRowFirstColumn="0" w:firstRowLastColumn="0" w:lastRowFirstColumn="0" w:lastRowLastColumn="0"/>
            </w:pPr>
            <w:r>
              <w:t>Beschreibung</w:t>
            </w:r>
          </w:p>
        </w:tc>
      </w:tr>
      <w:tr w:rsidR="00852DA7" w14:paraId="3524ADF3"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D67764D" w14:textId="77777777" w:rsidR="00852DA7" w:rsidRPr="00FD4719" w:rsidRDefault="00302172" w:rsidP="00536858">
            <w:pPr>
              <w:rPr>
                <w:b w:val="0"/>
              </w:rPr>
            </w:pPr>
            <w:proofErr w:type="spellStart"/>
            <w:r w:rsidRPr="00FD4719">
              <w:rPr>
                <w:b w:val="0"/>
              </w:rPr>
              <w:t>s</w:t>
            </w:r>
            <w:r w:rsidR="00D253A8" w:rsidRPr="00FD4719">
              <w:rPr>
                <w:b w:val="0"/>
              </w:rPr>
              <w:t>ynchronize</w:t>
            </w:r>
            <w:proofErr w:type="spellEnd"/>
            <w:r w:rsidR="00D253A8" w:rsidRPr="00FD4719">
              <w:rPr>
                <w:b w:val="0"/>
              </w:rPr>
              <w:t>()</w:t>
            </w:r>
          </w:p>
        </w:tc>
        <w:tc>
          <w:tcPr>
            <w:tcW w:w="7686" w:type="dxa"/>
          </w:tcPr>
          <w:p w14:paraId="453248EE" w14:textId="77777777" w:rsidR="00852DA7" w:rsidRDefault="00852DA7" w:rsidP="00536858">
            <w:pPr>
              <w:cnfStyle w:val="000000100000" w:firstRow="0" w:lastRow="0" w:firstColumn="0" w:lastColumn="0" w:oddVBand="0" w:evenVBand="0" w:oddHBand="1" w:evenHBand="0" w:firstRowFirstColumn="0" w:firstRowLastColumn="0" w:lastRowFirstColumn="0" w:lastRowLastColumn="0"/>
            </w:pPr>
          </w:p>
        </w:tc>
      </w:tr>
    </w:tbl>
    <w:p w14:paraId="5B3214CC" w14:textId="77777777" w:rsidR="00E51CBB" w:rsidRDefault="0062700C" w:rsidP="0062700C">
      <w:pPr>
        <w:pStyle w:val="berschrift4"/>
      </w:pPr>
      <w:proofErr w:type="spellStart"/>
      <w:r>
        <w:t>TimeEntrySynchronizer</w:t>
      </w:r>
      <w:proofErr w:type="spellEnd"/>
    </w:p>
    <w:p w14:paraId="2B54C7ED" w14:textId="77777777" w:rsidR="0062700C" w:rsidRDefault="0062700C" w:rsidP="0062700C">
      <w:r>
        <w:t xml:space="preserve">Die Klasse </w:t>
      </w:r>
      <w:proofErr w:type="spellStart"/>
      <w:r w:rsidR="00977C44">
        <w:t>PositionSynchronizer</w:t>
      </w:r>
      <w:proofErr w:type="spellEnd"/>
      <w:r>
        <w:t xml:space="preserve"> ist dafür zuständig, dass die Zeiteinträge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C32CF09" w14:textId="77777777" w:rsidR="00D1547B" w:rsidRPr="00FD4719" w:rsidRDefault="00034430" w:rsidP="0062700C">
            <w:pPr>
              <w:rPr>
                <w:b w:val="0"/>
              </w:rPr>
            </w:pPr>
            <w:proofErr w:type="spellStart"/>
            <w:r w:rsidRPr="00FD4719">
              <w:rPr>
                <w:b w:val="0"/>
              </w:rPr>
              <w:t>synchronize</w:t>
            </w:r>
            <w:proofErr w:type="spellEnd"/>
            <w:r w:rsidRPr="00FD4719">
              <w:rPr>
                <w:b w:val="0"/>
              </w:rPr>
              <w:t>()</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rsidR="00034430">
              <w:t xml:space="preserve"> </w:t>
            </w:r>
            <w:r w:rsidR="00B10E0E">
              <w:t xml:space="preserve">mit Hilfe der Klasse </w:t>
            </w:r>
            <w:proofErr w:type="spellStart"/>
            <w:r w:rsidR="00F77C5B">
              <w:t>TimeEntryHelper</w:t>
            </w:r>
            <w:proofErr w:type="spellEnd"/>
            <w:r w:rsidR="00B10E0E">
              <w:t xml:space="preserve"> des Packages „</w:t>
            </w:r>
            <w:proofErr w:type="spellStart"/>
            <w:r w:rsidR="00B10E0E">
              <w:t>network</w:t>
            </w:r>
            <w:proofErr w:type="spellEnd"/>
            <w:r w:rsidR="00B10E0E">
              <w:t>“ an den Server.</w:t>
            </w:r>
          </w:p>
        </w:tc>
      </w:tr>
    </w:tbl>
    <w:p w14:paraId="48E7981A" w14:textId="77777777" w:rsidR="00D1547B" w:rsidRDefault="000E735C" w:rsidP="000E735C">
      <w:pPr>
        <w:pStyle w:val="berschrift4"/>
      </w:pPr>
      <w:proofErr w:type="spellStart"/>
      <w:r>
        <w:t>TimeEntryTypeSynchronizer</w:t>
      </w:r>
      <w:proofErr w:type="spellEnd"/>
    </w:p>
    <w:p w14:paraId="77C2F675" w14:textId="77777777" w:rsidR="00BB3D16" w:rsidRPr="00BB3D16" w:rsidRDefault="00F356BE" w:rsidP="00BB3D16">
      <w:r>
        <w:t xml:space="preserve">Die Klasse </w:t>
      </w:r>
      <w:proofErr w:type="spellStart"/>
      <w:r>
        <w:t>TimeEntryTypeSynchronizer</w:t>
      </w:r>
      <w:proofErr w:type="spellEnd"/>
      <w:r>
        <w:t xml:space="preserve"> ist dafür zuständig, dass </w:t>
      </w:r>
      <w:r w:rsidR="00DE17DA">
        <w:t>die auf dem Server befindlichen</w:t>
      </w:r>
      <w:r w:rsidR="00B0409F">
        <w:t xml:space="preserve"> Stundeneintragstypen</w:t>
      </w:r>
      <w:r w:rsidR="00DE17DA">
        <w:t xml:space="preserve"> 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0E735C"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2FBB920" w14:textId="77777777" w:rsidR="000E735C" w:rsidRPr="00FD4719" w:rsidRDefault="000E735C" w:rsidP="000E735C">
            <w:pPr>
              <w:rPr>
                <w:b w:val="0"/>
              </w:rPr>
            </w:pPr>
            <w:proofErr w:type="spellStart"/>
            <w:r w:rsidRPr="00FD4719">
              <w:rPr>
                <w:b w:val="0"/>
              </w:rPr>
              <w:t>Synchronize</w:t>
            </w:r>
            <w:proofErr w:type="spellEnd"/>
            <w:r w:rsidRPr="00FD4719">
              <w:rPr>
                <w:b w:val="0"/>
              </w:rPr>
              <w:t>()</w:t>
            </w:r>
          </w:p>
        </w:tc>
        <w:tc>
          <w:tcPr>
            <w:tcW w:w="7686" w:type="dxa"/>
          </w:tcPr>
          <w:p w14:paraId="6DF9EFD1" w14:textId="77777777" w:rsidR="000E735C" w:rsidRDefault="000E735C" w:rsidP="000E735C">
            <w:pPr>
              <w:cnfStyle w:val="000000100000" w:firstRow="0" w:lastRow="0" w:firstColumn="0" w:lastColumn="0" w:oddVBand="0" w:evenVBand="0" w:oddHBand="1" w:evenHBand="0" w:firstRowFirstColumn="0" w:firstRowLastColumn="0" w:lastRowFirstColumn="0" w:lastRowLastColumn="0"/>
            </w:pPr>
            <w:r>
              <w:t xml:space="preserve">Synchronisiert die </w:t>
            </w:r>
            <w:r w:rsidR="00161273">
              <w:t xml:space="preserve">Stundeneintragstypen </w:t>
            </w:r>
            <w:r>
              <w:t>Daten. Hierbei wird überprüft welche Daten seit der letzten Synchronisation neu erstellt, angepasst oder gelöscht wurden.</w:t>
            </w:r>
            <w:r w:rsidR="00D870E5">
              <w:t xml:space="preserve"> Dies geschieht mit</w:t>
            </w:r>
            <w:r w:rsidR="00634A12">
              <w:t xml:space="preserve"> Hilfe der Klasse </w:t>
            </w:r>
            <w:proofErr w:type="spellStart"/>
            <w:r w:rsidR="00634A12">
              <w:t>TimeEntryTypeHelper</w:t>
            </w:r>
            <w:proofErr w:type="spellEnd"/>
            <w:r w:rsidR="00D870E5">
              <w:t xml:space="preserve"> des Packages „</w:t>
            </w:r>
            <w:proofErr w:type="spellStart"/>
            <w:r w:rsidR="00D870E5">
              <w:t>network</w:t>
            </w:r>
            <w:proofErr w:type="spellEnd"/>
            <w:r w:rsidR="00D870E5">
              <w:t>“.</w:t>
            </w:r>
          </w:p>
        </w:tc>
      </w:tr>
    </w:tbl>
    <w:p w14:paraId="3B77D239" w14:textId="77777777" w:rsidR="000E735C" w:rsidRPr="000E735C" w:rsidRDefault="000E735C" w:rsidP="000E735C"/>
    <w:p w14:paraId="7EC8A194" w14:textId="77777777" w:rsidR="00AA6430" w:rsidRDefault="00AA6430" w:rsidP="00AA6430">
      <w:pPr>
        <w:pStyle w:val="berschrift3"/>
      </w:pPr>
      <w:bookmarkStart w:id="165" w:name="_Toc293198299"/>
      <w:bookmarkStart w:id="166" w:name="_Toc293150318"/>
      <w:r>
        <w:t>Interaktionen innerhalb Package (falls sinnvoll)</w:t>
      </w:r>
      <w:bookmarkEnd w:id="165"/>
      <w:bookmarkEnd w:id="166"/>
    </w:p>
    <w:p w14:paraId="71EBB8E7" w14:textId="77777777" w:rsidR="008A4B86" w:rsidRDefault="008A4B86" w:rsidP="008A4B86">
      <w:pPr>
        <w:pStyle w:val="berschrift2"/>
      </w:pPr>
      <w:bookmarkStart w:id="167" w:name="_Toc293198300"/>
      <w:bookmarkStart w:id="168" w:name="_Toc293150319"/>
      <w:r>
        <w:t xml:space="preserve">Package </w:t>
      </w:r>
      <w:proofErr w:type="spellStart"/>
      <w:r>
        <w:t>gui</w:t>
      </w:r>
      <w:proofErr w:type="spellEnd"/>
      <w:r>
        <w:t>/gen</w:t>
      </w:r>
      <w:bookmarkEnd w:id="167"/>
      <w:bookmarkEnd w:id="168"/>
    </w:p>
    <w:p w14:paraId="7B2165C8" w14:textId="77777777" w:rsidR="00586292" w:rsidRDefault="00586292" w:rsidP="00586292">
      <w:pPr>
        <w:pStyle w:val="berschrift3"/>
      </w:pPr>
      <w:bookmarkStart w:id="169" w:name="_Toc293198301"/>
      <w:bookmarkStart w:id="170" w:name="_Toc293150320"/>
      <w:r>
        <w:t>Beschreibung</w:t>
      </w:r>
      <w:bookmarkEnd w:id="169"/>
      <w:bookmarkEnd w:id="170"/>
    </w:p>
    <w:p w14:paraId="4B4AB133" w14:textId="77777777" w:rsidR="00C9706B" w:rsidRPr="00586292" w:rsidRDefault="00C9706B" w:rsidP="00586292">
      <w:r>
        <w:lastRenderedPageBreak/>
        <w:t>Das Package „</w:t>
      </w:r>
      <w:proofErr w:type="spellStart"/>
      <w:r>
        <w:t>gui</w:t>
      </w:r>
      <w:proofErr w:type="spellEnd"/>
      <w:r>
        <w:t xml:space="preserve">/gen“ wird von </w:t>
      </w:r>
      <w:proofErr w:type="spellStart"/>
      <w:r>
        <w:t>Android</w:t>
      </w:r>
      <w:proofErr w:type="spellEnd"/>
      <w:r>
        <w:t xml:space="preserve"> automatisch generiert. </w:t>
      </w:r>
      <w:r w:rsidR="00541D0F">
        <w:t>Durch die darin befindliche Klasse R kann auf die in den XML-Dateien definierten User Interface Angaben zugegriffen werden.</w:t>
      </w:r>
      <w:r w:rsidR="00493796">
        <w:t xml:space="preserve"> Dabei handelt es sich um beispielsweise um XML-Daten über die Darstellung der verschiedenen Layouts</w:t>
      </w:r>
      <w:r w:rsidR="00346BFE">
        <w:t>, Listen</w:t>
      </w:r>
      <w:r w:rsidR="00650B4C">
        <w:t xml:space="preserve"> oder Menüs.</w:t>
      </w:r>
    </w:p>
    <w:p w14:paraId="0B7CE200" w14:textId="77777777" w:rsidR="008A4B86" w:rsidRDefault="008A4B86" w:rsidP="008A4B86">
      <w:pPr>
        <w:pStyle w:val="berschrift3"/>
      </w:pPr>
      <w:bookmarkStart w:id="171" w:name="_Toc293198302"/>
      <w:bookmarkStart w:id="172" w:name="_Toc293150321"/>
      <w:r>
        <w:t>Klassenstruktur</w:t>
      </w:r>
      <w:bookmarkEnd w:id="171"/>
      <w:bookmarkEnd w:id="172"/>
    </w:p>
    <w:p w14:paraId="50F6BFC3" w14:textId="77777777" w:rsidR="008A4B86" w:rsidRDefault="008A4B86" w:rsidP="008A4B86">
      <w:r>
        <w:t>&lt;• Klassendiagramm mit Design-Information wie Zugriffsebenen, Navigationspfaden, Containment (</w:t>
      </w:r>
      <w:proofErr w:type="spellStart"/>
      <w:r>
        <w:t>By</w:t>
      </w:r>
      <w:proofErr w:type="spellEnd"/>
    </w:p>
    <w:p w14:paraId="25278AA9" w14:textId="77777777" w:rsidR="008A4B86" w:rsidRDefault="008A4B86" w:rsidP="008A4B86">
      <w:r>
        <w:t xml:space="preserve">Value, </w:t>
      </w:r>
      <w:proofErr w:type="spellStart"/>
      <w:r>
        <w:t>By</w:t>
      </w:r>
      <w:proofErr w:type="spellEnd"/>
      <w:r>
        <w:t xml:space="preserve"> Reference)&gt;</w:t>
      </w:r>
    </w:p>
    <w:p w14:paraId="78FF41AB" w14:textId="77777777" w:rsidR="008A4B86" w:rsidRDefault="008A4B86" w:rsidP="008A4B86">
      <w:pPr>
        <w:pStyle w:val="berschrift3"/>
      </w:pPr>
      <w:bookmarkStart w:id="173" w:name="_Toc293198303"/>
      <w:bookmarkStart w:id="174" w:name="_Toc293150322"/>
      <w:r>
        <w:t>Architekturkonzepte für Package (falls vorhanden)</w:t>
      </w:r>
      <w:bookmarkEnd w:id="173"/>
      <w:bookmarkEnd w:id="174"/>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75" w:name="_Toc293198304"/>
      <w:bookmarkStart w:id="176" w:name="_Toc293150323"/>
      <w:r>
        <w:t>Klassenspezifikationen</w:t>
      </w:r>
      <w:bookmarkEnd w:id="175"/>
      <w:bookmarkEnd w:id="176"/>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77" w:name="_Toc293198305"/>
      <w:bookmarkStart w:id="178" w:name="_Toc293150324"/>
      <w:r>
        <w:t>Interaktionen innerhalb Package (falls sinnvoll)</w:t>
      </w:r>
      <w:bookmarkEnd w:id="177"/>
      <w:bookmarkEnd w:id="178"/>
    </w:p>
    <w:p w14:paraId="76275FDE" w14:textId="77777777" w:rsidR="008A4B86" w:rsidRDefault="00BE08B2" w:rsidP="008A4B86">
      <w:pPr>
        <w:pStyle w:val="berschrift2"/>
      </w:pPr>
      <w:bookmarkStart w:id="179" w:name="_Toc293198306"/>
      <w:bookmarkStart w:id="180" w:name="_Toc293150325"/>
      <w:r>
        <w:t xml:space="preserve">Package </w:t>
      </w:r>
      <w:proofErr w:type="spellStart"/>
      <w:r>
        <w:t>activities</w:t>
      </w:r>
      <w:bookmarkEnd w:id="179"/>
      <w:bookmarkEnd w:id="180"/>
      <w:proofErr w:type="spellEnd"/>
    </w:p>
    <w:p w14:paraId="5F95CCF2" w14:textId="77777777" w:rsidR="00A56DC5" w:rsidRDefault="00A56DC5" w:rsidP="00A56DC5">
      <w:pPr>
        <w:pStyle w:val="berschrift3"/>
      </w:pPr>
      <w:bookmarkStart w:id="181" w:name="_Toc293198307"/>
      <w:bookmarkStart w:id="182" w:name="_Toc293150326"/>
      <w:r>
        <w:t>Beschreibung</w:t>
      </w:r>
      <w:bookmarkEnd w:id="181"/>
      <w:bookmarkEnd w:id="182"/>
    </w:p>
    <w:p w14:paraId="10E43F27" w14:textId="77777777" w:rsidR="005659C6" w:rsidRPr="00A56DC5"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83" w:name="_Toc293198308"/>
      <w:bookmarkStart w:id="184" w:name="_Toc293150327"/>
      <w:r>
        <w:t>Klassenstruktur</w:t>
      </w:r>
      <w:bookmarkEnd w:id="183"/>
      <w:bookmarkEnd w:id="184"/>
    </w:p>
    <w:p w14:paraId="77762A89" w14:textId="77777777" w:rsidR="008A4B86" w:rsidRDefault="008A4B86" w:rsidP="008A4B86">
      <w:r>
        <w:t>&lt;• Klassendiagramm mit Design-Information wie Zugriffsebenen, Navigationspfaden, Containment (</w:t>
      </w:r>
      <w:proofErr w:type="spellStart"/>
      <w:r>
        <w:t>By</w:t>
      </w:r>
      <w:proofErr w:type="spellEnd"/>
    </w:p>
    <w:p w14:paraId="0B4AB2F9" w14:textId="77777777" w:rsidR="008A4B86" w:rsidRDefault="008A4B86" w:rsidP="008A4B86">
      <w:r>
        <w:t xml:space="preserve">Value, </w:t>
      </w:r>
      <w:proofErr w:type="spellStart"/>
      <w:r>
        <w:t>By</w:t>
      </w:r>
      <w:proofErr w:type="spellEnd"/>
      <w:r>
        <w:t xml:space="preserve"> Reference)&gt;</w:t>
      </w:r>
    </w:p>
    <w:p w14:paraId="4BC0AED5" w14:textId="77777777" w:rsidR="008A4B86" w:rsidRDefault="008A4B86" w:rsidP="008A4B86">
      <w:pPr>
        <w:pStyle w:val="berschrift3"/>
      </w:pPr>
      <w:bookmarkStart w:id="185" w:name="_Toc293198309"/>
      <w:bookmarkStart w:id="186" w:name="_Toc293150328"/>
      <w:r>
        <w:t>Architekturkonzepte für Package (falls vorhanden)</w:t>
      </w:r>
      <w:bookmarkEnd w:id="185"/>
      <w:bookmarkEnd w:id="186"/>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87" w:name="_Toc293198310"/>
      <w:bookmarkStart w:id="188" w:name="_Toc293150329"/>
      <w:r>
        <w:t>Klassenspezifikationen</w:t>
      </w:r>
      <w:bookmarkEnd w:id="187"/>
      <w:bookmarkEnd w:id="188"/>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 xml:space="preserve">o mit wesentlichen Attributen und Methoden (meist als </w:t>
      </w:r>
      <w:proofErr w:type="spellStart"/>
      <w:r>
        <w:t>Javadoc</w:t>
      </w:r>
      <w:proofErr w:type="spellEnd"/>
      <w:r>
        <w:t>)</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89" w:name="_Toc293198311"/>
      <w:bookmarkStart w:id="190" w:name="_Toc293150330"/>
      <w:r>
        <w:lastRenderedPageBreak/>
        <w:t>Interaktionen innerhalb Package (falls sinnvoll)</w:t>
      </w:r>
      <w:bookmarkEnd w:id="189"/>
      <w:bookmarkEnd w:id="190"/>
    </w:p>
    <w:p w14:paraId="644BC014" w14:textId="77777777" w:rsidR="00135CF3" w:rsidRPr="00135CF3" w:rsidRDefault="00135CF3" w:rsidP="00135CF3"/>
    <w:p w14:paraId="26863D91" w14:textId="77777777" w:rsidR="00C3058C" w:rsidRDefault="00C3058C" w:rsidP="00457464">
      <w:pPr>
        <w:pStyle w:val="berschrift1"/>
        <w:sectPr w:rsidR="00C3058C" w:rsidSect="008E328B">
          <w:headerReference w:type="default" r:id="rId47"/>
          <w:footerReference w:type="default" r:id="rId48"/>
          <w:headerReference w:type="first" r:id="rId49"/>
          <w:footerReference w:type="first" r:id="rId50"/>
          <w:pgSz w:w="11906" w:h="16838"/>
          <w:pgMar w:top="1417" w:right="1417" w:bottom="1134" w:left="1417" w:header="708" w:footer="708" w:gutter="0"/>
          <w:pgNumType w:start="0"/>
          <w:cols w:space="708"/>
          <w:titlePg/>
          <w:docGrid w:linePitch="360"/>
        </w:sectPr>
      </w:pPr>
      <w:bookmarkStart w:id="191" w:name="_Toc293198312"/>
      <w:bookmarkStart w:id="192" w:name="_Toc293150331"/>
    </w:p>
    <w:p w14:paraId="4914AAF0" w14:textId="77777777" w:rsidR="00457464" w:rsidRDefault="00457464" w:rsidP="00457464">
      <w:pPr>
        <w:pStyle w:val="berschrift1"/>
      </w:pPr>
      <w:r>
        <w:lastRenderedPageBreak/>
        <w:t xml:space="preserve">Real </w:t>
      </w:r>
      <w:proofErr w:type="spellStart"/>
      <w:r>
        <w:t>Use</w:t>
      </w:r>
      <w:proofErr w:type="spellEnd"/>
      <w:r>
        <w:t xml:space="preserve"> Cases</w:t>
      </w:r>
      <w:bookmarkEnd w:id="191"/>
      <w:bookmarkEnd w:id="192"/>
    </w:p>
    <w:p w14:paraId="1415FC14" w14:textId="0E6BBC91" w:rsidR="008272C1" w:rsidRDefault="008272C1" w:rsidP="00846243">
      <w:r>
        <w:t xml:space="preserve">Für die Anwendung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proofErr w:type="gramStart"/>
      <w:r w:rsidR="005614C0">
        <w:t>Interaktionsdiagramm</w:t>
      </w:r>
      <w:proofErr w:type="gramEnd"/>
      <w:r>
        <w:t xml:space="preserve"> dargestellt, da es sich lediglich um </w:t>
      </w:r>
      <w:proofErr w:type="spellStart"/>
      <w:r>
        <w:t>CRUD’s</w:t>
      </w:r>
      <w:proofErr w:type="spellEnd"/>
      <w:r>
        <w:t xml:space="preserve"> handelt, die keine komplexen Interaktionen zwischen Objekten benötigen.</w:t>
      </w:r>
    </w:p>
    <w:p w14:paraId="2A743DD8" w14:textId="613C888F" w:rsidR="008272C1" w:rsidRDefault="00EA6CD5" w:rsidP="00EA6CD5">
      <w:pPr>
        <w:pStyle w:val="berschrift2"/>
      </w:pPr>
      <w:r>
        <w:t xml:space="preserve">Beschreibung Interaktionsdiagramm Authentifizierung </w:t>
      </w:r>
    </w:p>
    <w:p w14:paraId="5092B067" w14:textId="77777777" w:rsidR="00EA6CD5" w:rsidRPr="00EA6CD5" w:rsidRDefault="00EA6CD5" w:rsidP="00EA6CD5"/>
    <w:p w14:paraId="6A4FCB5C" w14:textId="12397A77" w:rsidR="00EA6CD5" w:rsidRDefault="00EA6CD5" w:rsidP="00EA6CD5">
      <w:pPr>
        <w:pStyle w:val="berschrift2"/>
      </w:pPr>
      <w:r>
        <w:t>Beschreibung Interaktionsdiagramm Stundeneintrag erfassen</w:t>
      </w:r>
    </w:p>
    <w:p w14:paraId="26863896" w14:textId="77777777" w:rsidR="00EA6CD5" w:rsidRPr="00EA6CD5" w:rsidRDefault="00EA6CD5" w:rsidP="00EA6CD5"/>
    <w:p w14:paraId="22F4E53D" w14:textId="77777777" w:rsidR="00846243" w:rsidRDefault="00846243" w:rsidP="00846243">
      <w:r>
        <w:t xml:space="preserve">&lt;• Interaktionsdiagramme für </w:t>
      </w:r>
      <w:proofErr w:type="spellStart"/>
      <w:r>
        <w:t>Use</w:t>
      </w:r>
      <w:proofErr w:type="spellEnd"/>
      <w:r>
        <w:t xml:space="preserve"> Cases bzw. Systemoperationen</w:t>
      </w:r>
    </w:p>
    <w:p w14:paraId="280B0FFB" w14:textId="77777777" w:rsidR="00846243" w:rsidRDefault="00846243" w:rsidP="00846243">
      <w:r>
        <w:t>• Wenn nur Interaktionen, in einem Package gezeigt (z.B. Domain), dann auch als 4.1</w:t>
      </w:r>
      <w:r w:rsidRPr="00457464">
        <w:t>.4</w:t>
      </w:r>
      <w:r w:rsidRPr="00457464">
        <w:tab/>
        <w:t>Interaktionen in</w:t>
      </w:r>
      <w:r>
        <w:t>nerhalb Package&gt;</w:t>
      </w:r>
    </w:p>
    <w:p w14:paraId="22611D16" w14:textId="77777777" w:rsidR="00A775BC" w:rsidRDefault="00A775BC">
      <w:r>
        <w:br w:type="page"/>
      </w:r>
    </w:p>
    <w:p w14:paraId="067924BD" w14:textId="77777777" w:rsidR="00950FFC" w:rsidRDefault="00950FFC" w:rsidP="00A775BC">
      <w:pPr>
        <w:pStyle w:val="berschrift2"/>
        <w:sectPr w:rsidR="00950FFC" w:rsidSect="00950FFC">
          <w:pgSz w:w="11906" w:h="16838"/>
          <w:pgMar w:top="1134" w:right="1417" w:bottom="1417" w:left="1417" w:header="708" w:footer="708" w:gutter="0"/>
          <w:cols w:space="708"/>
          <w:titlePg/>
          <w:docGrid w:linePitch="360"/>
        </w:sectPr>
      </w:pPr>
    </w:p>
    <w:p w14:paraId="639DC44B" w14:textId="63D4A31F" w:rsidR="008D3B4B" w:rsidRDefault="00A775BC" w:rsidP="00115780">
      <w:pPr>
        <w:pStyle w:val="berschrift2"/>
      </w:pPr>
      <w:r>
        <w:lastRenderedPageBreak/>
        <w:t xml:space="preserve">Interaktionsdiagramm Authentifizierung auf </w:t>
      </w:r>
      <w:proofErr w:type="spellStart"/>
      <w:r>
        <w:t>Android</w:t>
      </w:r>
      <w:proofErr w:type="spellEnd"/>
      <w:r>
        <w:t xml:space="preserve"> Client</w:t>
      </w:r>
    </w:p>
    <w:p w14:paraId="36806CA7" w14:textId="77777777" w:rsidR="008D3B4B" w:rsidRDefault="00A775BC" w:rsidP="00457464">
      <w:r>
        <w:rPr>
          <w:noProof/>
          <w:lang w:eastAsia="de-CH"/>
        </w:rPr>
        <mc:AlternateContent>
          <mc:Choice Requires="wpg">
            <w:drawing>
              <wp:anchor distT="0" distB="0" distL="114300" distR="114300" simplePos="0" relativeHeight="251712512" behindDoc="0" locked="0" layoutInCell="1" allowOverlap="1" wp14:anchorId="4266B787" wp14:editId="0E785CF6">
                <wp:simplePos x="0" y="0"/>
                <wp:positionH relativeFrom="column">
                  <wp:posOffset>-53340</wp:posOffset>
                </wp:positionH>
                <wp:positionV relativeFrom="paragraph">
                  <wp:posOffset>349250</wp:posOffset>
                </wp:positionV>
                <wp:extent cx="9286875" cy="5299075"/>
                <wp:effectExtent l="0" t="0" r="9525" b="0"/>
                <wp:wrapTopAndBottom/>
                <wp:docPr id="60" name="Gruppieren 60"/>
                <wp:cNvGraphicFramePr/>
                <a:graphic xmlns:a="http://schemas.openxmlformats.org/drawingml/2006/main">
                  <a:graphicData uri="http://schemas.microsoft.com/office/word/2010/wordprocessingGroup">
                    <wpg:wgp>
                      <wpg:cNvGrpSpPr/>
                      <wpg:grpSpPr>
                        <a:xfrm>
                          <a:off x="0" y="0"/>
                          <a:ext cx="9286875" cy="5299075"/>
                          <a:chOff x="0" y="0"/>
                          <a:chExt cx="9286875" cy="5299075"/>
                        </a:xfrm>
                      </wpg:grpSpPr>
                      <pic:pic xmlns:pic="http://schemas.openxmlformats.org/drawingml/2006/picture">
                        <pic:nvPicPr>
                          <pic:cNvPr id="61" name="Grafik 6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286875" cy="5067300"/>
                          </a:xfrm>
                          <a:prstGeom prst="rect">
                            <a:avLst/>
                          </a:prstGeom>
                          <a:noFill/>
                          <a:ln>
                            <a:noFill/>
                          </a:ln>
                        </pic:spPr>
                      </pic:pic>
                      <wps:wsp>
                        <wps:cNvPr id="62" name="Textfeld 62"/>
                        <wps:cNvSpPr txBox="1"/>
                        <wps:spPr>
                          <a:xfrm>
                            <a:off x="0" y="5124450"/>
                            <a:ext cx="9286875" cy="174625"/>
                          </a:xfrm>
                          <a:prstGeom prst="rect">
                            <a:avLst/>
                          </a:prstGeom>
                          <a:solidFill>
                            <a:prstClr val="white"/>
                          </a:solidFill>
                          <a:ln>
                            <a:noFill/>
                          </a:ln>
                          <a:effectLst/>
                        </wps:spPr>
                        <wps:txbx>
                          <w:txbxContent>
                            <w:p w14:paraId="5FAC8FCE" w14:textId="13649392" w:rsidR="00F34996" w:rsidRPr="00BC12AD" w:rsidRDefault="00F34996" w:rsidP="00A775BC">
                              <w:pPr>
                                <w:pStyle w:val="Beschriftung"/>
                                <w:rPr>
                                  <w:noProof/>
                                  <w:sz w:val="20"/>
                                  <w:szCs w:val="20"/>
                                </w:rPr>
                              </w:pPr>
                              <w:bookmarkStart w:id="193" w:name="_Toc293226333"/>
                              <w:r>
                                <w:t xml:space="preserve">Abbildung </w:t>
                              </w:r>
                              <w:fldSimple w:instr=" SEQ Abbildung \* ARABIC ">
                                <w:r>
                                  <w:rPr>
                                    <w:noProof/>
                                  </w:rPr>
                                  <w:t>22</w:t>
                                </w:r>
                              </w:fldSimple>
                              <w:r>
                                <w:t xml:space="preserve"> - Sequenzdiagramm Authentifizierung</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60" o:spid="_x0000_s1053" style="position:absolute;margin-left:-4.2pt;margin-top:27.5pt;width:731.25pt;height:417.25pt;z-index:251712512" coordsize="92868,5299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">
                <v:shape id="Grafik 61" o:spid="_x0000_s1054" type="#_x0000_t75" style="position:absolute;width:92868;height:506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VV+nEAAAA2wAAAA8AAABkcnMvZG93bnJldi54bWxEj0FrwkAUhO+C/2F5ghfRTaSVGl2lCFbR&#10;g1TF8yP7moRm36bZ1cR/7woFj8PMfMPMl60pxY1qV1hWEI8iEMSp1QVnCs6n9fADhPPIGkvLpOBO&#10;DpaLbmeOibYNf9Pt6DMRIOwSVJB7XyVSujQng25kK+Lg/djaoA+yzqSusQlwU8pxFE2kwYLDQo4V&#10;rXJKf49Xo4Dub1k63f+97+SmiT0fLoOvzVipfq/9nIHw1PpX+L+91QomMTy/hB8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VV+nEAAAA2wAAAA8AAAAAAAAAAAAAAAAA&#10;nwIAAGRycy9kb3ducmV2LnhtbFBLBQYAAAAABAAEAPcAAACQAwAAAAA=&#10;">
                  <v:imagedata r:id="rId52" o:title=""/>
                  <v:path arrowok="t"/>
                </v:shape>
                <v:shape id="Textfeld 62" o:spid="_x0000_s1055" type="#_x0000_t202" style="position:absolute;top:51244;width:92868;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nTV8UA&#10;AADbAAAADwAAAGRycy9kb3ducmV2LnhtbESPQWsCMRSE74X+h/AKXkrN1spSVqOIVGh7kW69eHts&#10;npvVzcuSZHX77xtB8DjMzDfMfDnYVpzJh8axgtdxBoK4crrhWsHud/PyDiJEZI2tY1LwRwGWi8eH&#10;ORbaXfiHzmWsRYJwKFCBibErpAyVIYth7Dri5B2ctxiT9LXUHi8Jbls5ybJcWmw4LRjsaG2oOpW9&#10;VbCd7rfmuT98fK+mb/5r16/zY10qNXoaVjMQkYZ4D9/an1pBPoH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6dNXxQAAANsAAAAPAAAAAAAAAAAAAAAAAJgCAABkcnMv&#10;ZG93bnJldi54bWxQSwUGAAAAAAQABAD1AAAAigMAAAAA&#10;" stroked="f">
                  <v:textbox style="mso-fit-shape-to-text:t" inset="0,0,0,0">
                    <w:txbxContent>
                      <w:p w14:paraId="5FAC8FCE" w14:textId="13649392" w:rsidR="00687459" w:rsidRPr="00BC12AD" w:rsidRDefault="00687459" w:rsidP="00A775BC">
                        <w:pPr>
                          <w:pStyle w:val="Beschriftung"/>
                          <w:rPr>
                            <w:noProof/>
                            <w:sz w:val="20"/>
                            <w:szCs w:val="20"/>
                          </w:rPr>
                        </w:pPr>
                        <w:bookmarkStart w:id="212" w:name="_Toc293226333"/>
                        <w:r>
                          <w:t xml:space="preserve">Abbildung </w:t>
                        </w:r>
                        <w:r>
                          <w:fldChar w:fldCharType="begin"/>
                        </w:r>
                        <w:r>
                          <w:instrText xml:space="preserve"> SEQ Abbildung \* ARABIC </w:instrText>
                        </w:r>
                        <w:r>
                          <w:fldChar w:fldCharType="separate"/>
                        </w:r>
                        <w:r>
                          <w:rPr>
                            <w:noProof/>
                          </w:rPr>
                          <w:t>22</w:t>
                        </w:r>
                        <w:r>
                          <w:rPr>
                            <w:noProof/>
                          </w:rPr>
                          <w:fldChar w:fldCharType="end"/>
                        </w:r>
                        <w:r>
                          <w:t xml:space="preserve"> - Sequenzdiagramm Authentifizierung</w:t>
                        </w:r>
                        <w:bookmarkEnd w:id="212"/>
                      </w:p>
                    </w:txbxContent>
                  </v:textbox>
                </v:shape>
                <w10:wrap type="topAndBottom"/>
              </v:group>
            </w:pict>
          </mc:Fallback>
        </mc:AlternateContent>
      </w:r>
      <w:r w:rsidR="00846243">
        <w:t>Das nachfolgende Interaktionsdiagramm zeigt den Ablauf einer Authentifizierung falls der Mitarbeiter auf die Schaltfläche „Login“ drückt.</w:t>
      </w:r>
    </w:p>
    <w:p w14:paraId="713DE6E2" w14:textId="77777777" w:rsidR="00C3058C" w:rsidRDefault="00C3058C" w:rsidP="001D1FCF">
      <w:pPr>
        <w:pStyle w:val="berschrift1"/>
        <w:sectPr w:rsidR="00C3058C" w:rsidSect="00950FFC">
          <w:pgSz w:w="16838" w:h="11906" w:orient="landscape"/>
          <w:pgMar w:top="1417" w:right="1417" w:bottom="1417" w:left="1134" w:header="708" w:footer="708" w:gutter="0"/>
          <w:cols w:space="708"/>
          <w:titlePg/>
          <w:docGrid w:linePitch="360"/>
        </w:sectPr>
      </w:pPr>
      <w:bookmarkStart w:id="194" w:name="_Toc293150332"/>
    </w:p>
    <w:p w14:paraId="64E29181" w14:textId="0650A35D" w:rsidR="0075083D" w:rsidRDefault="0075083D" w:rsidP="0075083D">
      <w:pPr>
        <w:pStyle w:val="berschrift2"/>
      </w:pPr>
      <w:r>
        <w:lastRenderedPageBreak/>
        <w:t>Interaktionsdiagramm Stundeneintrag erfassen</w:t>
      </w:r>
    </w:p>
    <w:p w14:paraId="04BF4848" w14:textId="765A8908" w:rsidR="007A62E8" w:rsidRDefault="005614C0">
      <w:r>
        <w:t>Die folgende Darstellung zeigt den Prozess bzw. die Interaktion zwischen den verschiedenen</w:t>
      </w:r>
      <w:r w:rsidR="00382F1B">
        <w:t xml:space="preserve"> Objekten, wenn der Benutzer</w:t>
      </w:r>
      <w:r>
        <w:t xml:space="preserve">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73FB24CA" w14:textId="28815974" w:rsidR="007A62E8" w:rsidRDefault="00950FFC">
      <w:pPr>
        <w:rPr>
          <w:b/>
          <w:bCs/>
          <w:color w:val="FFFFFF" w:themeColor="background1"/>
          <w:spacing w:val="15"/>
          <w:sz w:val="22"/>
          <w:szCs w:val="22"/>
        </w:rPr>
      </w:pPr>
      <w:r>
        <w:rPr>
          <w:noProof/>
          <w:lang w:eastAsia="de-CH"/>
        </w:rPr>
        <mc:AlternateContent>
          <mc:Choice Requires="wpg">
            <w:drawing>
              <wp:anchor distT="0" distB="0" distL="114300" distR="114300" simplePos="0" relativeHeight="251714560" behindDoc="0" locked="0" layoutInCell="1" allowOverlap="1" wp14:anchorId="05518093" wp14:editId="1AA18C19">
                <wp:simplePos x="0" y="0"/>
                <wp:positionH relativeFrom="column">
                  <wp:posOffset>-194945</wp:posOffset>
                </wp:positionH>
                <wp:positionV relativeFrom="paragraph">
                  <wp:posOffset>266700</wp:posOffset>
                </wp:positionV>
                <wp:extent cx="6172200" cy="6708775"/>
                <wp:effectExtent l="0" t="0" r="0" b="0"/>
                <wp:wrapNone/>
                <wp:docPr id="63" name="Gruppieren 63"/>
                <wp:cNvGraphicFramePr/>
                <a:graphic xmlns:a="http://schemas.openxmlformats.org/drawingml/2006/main">
                  <a:graphicData uri="http://schemas.microsoft.com/office/word/2010/wordprocessingGroup">
                    <wpg:wgp>
                      <wpg:cNvGrpSpPr/>
                      <wpg:grpSpPr>
                        <a:xfrm>
                          <a:off x="0" y="0"/>
                          <a:ext cx="6172200" cy="6708775"/>
                          <a:chOff x="0" y="0"/>
                          <a:chExt cx="6172200" cy="6708775"/>
                        </a:xfrm>
                      </wpg:grpSpPr>
                      <pic:pic xmlns:pic="http://schemas.openxmlformats.org/drawingml/2006/picture">
                        <pic:nvPicPr>
                          <pic:cNvPr id="64" name="Grafik 64"/>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72200" cy="6477000"/>
                          </a:xfrm>
                          <a:prstGeom prst="rect">
                            <a:avLst/>
                          </a:prstGeom>
                          <a:noFill/>
                          <a:ln>
                            <a:noFill/>
                          </a:ln>
                        </pic:spPr>
                      </pic:pic>
                      <wps:wsp>
                        <wps:cNvPr id="65" name="Textfeld 65"/>
                        <wps:cNvSpPr txBox="1"/>
                        <wps:spPr>
                          <a:xfrm>
                            <a:off x="0" y="6534150"/>
                            <a:ext cx="6169025" cy="174625"/>
                          </a:xfrm>
                          <a:prstGeom prst="rect">
                            <a:avLst/>
                          </a:prstGeom>
                          <a:solidFill>
                            <a:prstClr val="white"/>
                          </a:solidFill>
                          <a:ln>
                            <a:noFill/>
                          </a:ln>
                          <a:effectLst/>
                        </wps:spPr>
                        <wps:txbx>
                          <w:txbxContent>
                            <w:p w14:paraId="5F4F8D7D" w14:textId="13679E5B" w:rsidR="00F34996" w:rsidRPr="00AC4D02" w:rsidRDefault="00F34996" w:rsidP="00950FFC">
                              <w:pPr>
                                <w:pStyle w:val="Beschriftung"/>
                                <w:rPr>
                                  <w:noProof/>
                                  <w:sz w:val="20"/>
                                  <w:szCs w:val="20"/>
                                </w:rPr>
                              </w:pPr>
                              <w:bookmarkStart w:id="195" w:name="_Toc293226334"/>
                              <w:r>
                                <w:t xml:space="preserve">Abbildung </w:t>
                              </w:r>
                              <w:fldSimple w:instr=" SEQ Abbildung \* ARABIC ">
                                <w:r>
                                  <w:rPr>
                                    <w:noProof/>
                                  </w:rPr>
                                  <w:t>23</w:t>
                                </w:r>
                              </w:fldSimple>
                              <w:r>
                                <w:t xml:space="preserve"> - Interaktionsdiagramm Stundeneintrag erfassen</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63" o:spid="_x0000_s1056" style="position:absolute;margin-left:-15.35pt;margin-top:21pt;width:486pt;height:528.25pt;z-index:251714560" coordsize="61722,6708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">
                <v:shape id="Grafik 64" o:spid="_x0000_s1057" type="#_x0000_t75" style="position:absolute;width:61722;height:64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uRmnEAAAA2wAAAA8AAABkcnMvZG93bnJldi54bWxEj0FrwkAUhO8F/8PyhF5K3dhqKNFVRCx4&#10;Ekyl9PjIPpNg9m3cXTX6611B6HGYmW+Y6bwzjTiT87VlBcNBAoK4sLrmUsHu5/v9C4QPyBoby6Tg&#10;Sh7ms97LFDNtL7ylcx5KESHsM1RQhdBmUvqiIoN+YFvi6O2tMxiidKXUDi8Rbhr5kSSpNFhzXKiw&#10;pWVFxSE/GQXrMD7eGiuL7vr2+evyzV85XI2Ueu13iwmIQF34Dz/ba60gHcHjS/wB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duRmnEAAAA2wAAAA8AAAAAAAAAAAAAAAAA&#10;nwIAAGRycy9kb3ducmV2LnhtbFBLBQYAAAAABAAEAPcAAACQAwAAAAA=&#10;">
                  <v:imagedata r:id="rId54" o:title=""/>
                  <v:path arrowok="t"/>
                </v:shape>
                <v:shape id="Textfeld 65" o:spid="_x0000_s1058" type="#_x0000_t202" style="position:absolute;top:65341;width:6169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LI8YA&#10;AADbAAAADwAAAGRycy9kb3ducmV2LnhtbESPQWsCMRSE74X+h/AKvZSabWsX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LI8YAAADbAAAADwAAAAAAAAAAAAAAAACYAgAAZHJz&#10;L2Rvd25yZXYueG1sUEsFBgAAAAAEAAQA9QAAAIsDAAAAAA==&#10;" stroked="f">
                  <v:textbox style="mso-fit-shape-to-text:t" inset="0,0,0,0">
                    <w:txbxContent>
                      <w:p w14:paraId="5F4F8D7D" w14:textId="13679E5B" w:rsidR="00687459" w:rsidRPr="00AC4D02" w:rsidRDefault="00687459" w:rsidP="00950FFC">
                        <w:pPr>
                          <w:pStyle w:val="Beschriftung"/>
                          <w:rPr>
                            <w:noProof/>
                            <w:sz w:val="20"/>
                            <w:szCs w:val="20"/>
                          </w:rPr>
                        </w:pPr>
                        <w:bookmarkStart w:id="216" w:name="_Toc293226334"/>
                        <w:r>
                          <w:t>Abbi</w:t>
                        </w:r>
                        <w:bookmarkStart w:id="217" w:name="_GoBack"/>
                        <w:r>
                          <w:t xml:space="preserve">ldung </w:t>
                        </w:r>
                        <w:r>
                          <w:fldChar w:fldCharType="begin"/>
                        </w:r>
                        <w:r>
                          <w:instrText xml:space="preserve"> SEQ Abbildung \* ARABIC </w:instrText>
                        </w:r>
                        <w:r>
                          <w:fldChar w:fldCharType="separate"/>
                        </w:r>
                        <w:r>
                          <w:rPr>
                            <w:noProof/>
                          </w:rPr>
                          <w:t>23</w:t>
                        </w:r>
                        <w:r>
                          <w:rPr>
                            <w:noProof/>
                          </w:rPr>
                          <w:fldChar w:fldCharType="end"/>
                        </w:r>
                        <w:r>
                          <w:t xml:space="preserve"> - Interaktionsdiagramm Stundeneintrag erfassen</w:t>
                        </w:r>
                        <w:bookmarkEnd w:id="216"/>
                        <w:bookmarkEnd w:id="217"/>
                      </w:p>
                    </w:txbxContent>
                  </v:textbox>
                </v:shape>
              </v:group>
            </w:pict>
          </mc:Fallback>
        </mc:AlternateContent>
      </w:r>
      <w:r w:rsidR="007A62E8">
        <w:br w:type="page"/>
      </w:r>
    </w:p>
    <w:p w14:paraId="6164E162" w14:textId="77777777" w:rsidR="00DD5A17" w:rsidRDefault="001D2820" w:rsidP="001D1FCF">
      <w:pPr>
        <w:pStyle w:val="berschrift1"/>
      </w:pPr>
      <w:bookmarkStart w:id="196" w:name="_Toc293198313"/>
      <w:r>
        <w:lastRenderedPageBreak/>
        <w:t>Pr</w:t>
      </w:r>
      <w:r w:rsidR="00DD5A17">
        <w:t>ozesse und Threads</w:t>
      </w:r>
      <w:bookmarkEnd w:id="194"/>
      <w:bookmarkEnd w:id="196"/>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6049BABB" w14:textId="77777777" w:rsidR="00D947D7" w:rsidRDefault="00D947D7" w:rsidP="00D947D7">
      <w:pPr>
        <w:pStyle w:val="berschrift2"/>
      </w:pPr>
      <w:bookmarkStart w:id="197" w:name="_Toc293198314"/>
      <w:bookmarkStart w:id="198" w:name="_Toc293150333"/>
      <w:r>
        <w:t>Server</w:t>
      </w:r>
      <w:bookmarkEnd w:id="197"/>
      <w:bookmarkEnd w:id="198"/>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99" w:name="_Toc293198315"/>
      <w:bookmarkStart w:id="200" w:name="_Toc293150334"/>
      <w:r>
        <w:t>Client</w:t>
      </w:r>
      <w:bookmarkEnd w:id="199"/>
      <w:bookmarkEnd w:id="200"/>
    </w:p>
    <w:p w14:paraId="59D63801" w14:textId="77777777" w:rsidR="00DB0C66" w:rsidRDefault="00D947D7" w:rsidP="00D947D7">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w:t>
      </w:r>
      <w:r w:rsidR="00DB0C66">
        <w:t xml:space="preserve"> Die Datenbank ist für die Synchronisation verantwortlich. Konkret heisst das, dass weder die </w:t>
      </w:r>
      <w:proofErr w:type="spellStart"/>
      <w:r w:rsidR="00DB0C66">
        <w:t>Activity</w:t>
      </w:r>
      <w:proofErr w:type="spellEnd"/>
      <w:r w:rsidR="00DB0C66">
        <w:t xml:space="preserve"> noch die Synchronisationsservices voneinander wissen, wenn etwas in der Datenbank geändert wurde.</w:t>
      </w:r>
    </w:p>
    <w:p w14:paraId="0A2F7760" w14:textId="77777777" w:rsidR="00DB0C66" w:rsidRDefault="00DB0C66" w:rsidP="00DB0C66">
      <w:pPr>
        <w:pStyle w:val="berschrift3"/>
      </w:pPr>
      <w:bookmarkStart w:id="201" w:name="_Toc293198316"/>
      <w:bookmarkStart w:id="202" w:name="_Toc293150335"/>
      <w:proofErr w:type="spellStart"/>
      <w:r>
        <w:t>Activity</w:t>
      </w:r>
      <w:bookmarkEnd w:id="201"/>
      <w:bookmarkEnd w:id="202"/>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2B783C">
      <w:pPr>
        <w:pStyle w:val="berschrift3"/>
      </w:pPr>
      <w:bookmarkStart w:id="203" w:name="_Toc293198317"/>
      <w:bookmarkStart w:id="204" w:name="_Toc293150336"/>
      <w:r>
        <w:t>Synchronisationsservice</w:t>
      </w:r>
      <w:bookmarkEnd w:id="203"/>
      <w:bookmarkEnd w:id="204"/>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205" w:name="_Toc293198318"/>
      <w:bookmarkStart w:id="206" w:name="_Toc293150337"/>
      <w:r>
        <w:lastRenderedPageBreak/>
        <w:t>Datenspeicherung</w:t>
      </w:r>
      <w:bookmarkEnd w:id="205"/>
      <w:bookmarkEnd w:id="206"/>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207" w:name="_Toc293198319"/>
      <w:bookmarkStart w:id="208" w:name="_Toc293150338"/>
      <w:r>
        <w:t xml:space="preserve">Persistenz </w:t>
      </w:r>
      <w:proofErr w:type="spellStart"/>
      <w:r>
        <w:t>Rails</w:t>
      </w:r>
      <w:bookmarkEnd w:id="207"/>
      <w:bookmarkEnd w:id="208"/>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 xml:space="preserve">In MRT wird als Datenbankimplementierung die verbreitete und als </w:t>
      </w:r>
      <w:proofErr w:type="spellStart"/>
      <w:r>
        <w:t>performant</w:t>
      </w:r>
      <w:proofErr w:type="spellEnd"/>
      <w:r>
        <w:t xml:space="preserve"> bekannte Implementierung MySQL eingesetzt.</w:t>
      </w:r>
    </w:p>
    <w:p w14:paraId="6BA5FC99" w14:textId="77777777" w:rsidR="002F6892" w:rsidRDefault="00AB5823" w:rsidP="00AB5823">
      <w:pPr>
        <w:pStyle w:val="berschrift2"/>
      </w:pPr>
      <w:bookmarkStart w:id="209" w:name="_Toc293198320"/>
      <w:bookmarkStart w:id="210" w:name="_Toc293150339"/>
      <w:r>
        <w:t xml:space="preserve">Persistenz </w:t>
      </w:r>
      <w:proofErr w:type="spellStart"/>
      <w:r>
        <w:t>Android</w:t>
      </w:r>
      <w:bookmarkEnd w:id="209"/>
      <w:bookmarkEnd w:id="210"/>
      <w:proofErr w:type="spellEnd"/>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rsidR="00687459">
        <w:t>9.1.1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5F6ED514" w14:textId="77777777" w:rsidR="00DD5A17" w:rsidRDefault="00DD5A17" w:rsidP="001D1FCF">
      <w:pPr>
        <w:pStyle w:val="berschrift1"/>
      </w:pPr>
      <w:bookmarkStart w:id="211" w:name="_Toc293198321"/>
      <w:bookmarkStart w:id="212" w:name="_Toc293150340"/>
      <w:r>
        <w:t>Grössen und Leistung</w:t>
      </w:r>
      <w:bookmarkEnd w:id="211"/>
      <w:bookmarkEnd w:id="212"/>
    </w:p>
    <w:p w14:paraId="39F157B4" w14:textId="77777777" w:rsidR="00920FC2" w:rsidRDefault="00920FC2" w:rsidP="00920FC2">
      <w:pPr>
        <w:pStyle w:val="berschrift2"/>
      </w:pPr>
      <w:bookmarkStart w:id="213" w:name="_Toc293198322"/>
      <w:bookmarkStart w:id="214" w:name="_Toc293150341"/>
      <w:r>
        <w:t>Server</w:t>
      </w:r>
      <w:bookmarkEnd w:id="213"/>
      <w:bookmarkEnd w:id="214"/>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73EB7DE2" w14:textId="77777777" w:rsidR="00920FC2" w:rsidRPr="00920FC2" w:rsidRDefault="00920FC2" w:rsidP="00920FC2">
      <w:r>
        <w:t xml:space="preserve">Für die Ruby on </w:t>
      </w:r>
      <w:proofErr w:type="spellStart"/>
      <w:r>
        <w:t>Rails</w:t>
      </w:r>
      <w:proofErr w:type="spellEnd"/>
      <w:r>
        <w:t xml:space="preserve"> Applikation wird auf dem Server pro Prozess ca. 20-30 MB Ram benötigt. Dazu kommt noch der Apache, der je nach Konfiguration ca. 250 MB Ram benötigt.</w:t>
      </w:r>
    </w:p>
    <w:p w14:paraId="2C493639" w14:textId="77777777" w:rsidR="00920FC2" w:rsidRDefault="00920FC2" w:rsidP="00920FC2">
      <w:pPr>
        <w:pStyle w:val="berschrift2"/>
      </w:pPr>
      <w:bookmarkStart w:id="215" w:name="_Toc293198323"/>
      <w:bookmarkStart w:id="216" w:name="_Toc293150342"/>
      <w:r>
        <w:t>Client</w:t>
      </w:r>
      <w:bookmarkEnd w:id="215"/>
      <w:bookmarkEnd w:id="216"/>
    </w:p>
    <w:p w14:paraId="0FB1EA93" w14:textId="77777777" w:rsidR="00920FC2" w:rsidRPr="00920FC2" w:rsidRDefault="00920FC2" w:rsidP="00920FC2"/>
    <w:p w14:paraId="3780AFEB" w14:textId="77777777" w:rsidR="00687603" w:rsidRDefault="009033A4" w:rsidP="006156A4">
      <w:r>
        <w:t>&lt;Einschränkungen der Applikation bezüglich Speicher, Leistung, etc…. (zum Beispiel: Verwaltung unterstützt maximal 20'000 Einträge)&gt;</w:t>
      </w:r>
    </w:p>
    <w:p w14:paraId="5EE98BC8" w14:textId="77777777" w:rsidR="00687603" w:rsidRDefault="00687603">
      <w:r>
        <w:br w:type="page"/>
      </w:r>
    </w:p>
    <w:p w14:paraId="40A46773" w14:textId="77777777" w:rsidR="00850B17" w:rsidRDefault="00850B17" w:rsidP="00850B17">
      <w:pPr>
        <w:pStyle w:val="berschrift1"/>
      </w:pPr>
      <w:bookmarkStart w:id="217" w:name="_Toc293198324"/>
      <w:bookmarkStart w:id="218" w:name="_Toc293150343"/>
      <w:r>
        <w:lastRenderedPageBreak/>
        <w:t>Anhang</w:t>
      </w:r>
      <w:bookmarkEnd w:id="217"/>
      <w:bookmarkEnd w:id="218"/>
    </w:p>
    <w:p w14:paraId="7E2180EA" w14:textId="77777777" w:rsidR="00850B17" w:rsidRDefault="00850B17" w:rsidP="00850B17">
      <w:pPr>
        <w:pStyle w:val="berschrift2"/>
      </w:pPr>
      <w:bookmarkStart w:id="219" w:name="_Ref292107157"/>
      <w:bookmarkStart w:id="220" w:name="_Ref292107175"/>
      <w:bookmarkStart w:id="221" w:name="_Toc293198325"/>
      <w:bookmarkStart w:id="222" w:name="_Toc293150344"/>
      <w:r>
        <w:t>Architekturentscheide</w:t>
      </w:r>
      <w:bookmarkEnd w:id="219"/>
      <w:bookmarkEnd w:id="220"/>
      <w:bookmarkEnd w:id="221"/>
      <w:bookmarkEnd w:id="222"/>
    </w:p>
    <w:p w14:paraId="665B7E8D" w14:textId="77777777" w:rsidR="00850B17" w:rsidRDefault="00850B17" w:rsidP="00850B17">
      <w:pPr>
        <w:pStyle w:val="berschrift3"/>
      </w:pPr>
      <w:bookmarkStart w:id="223" w:name="_Ref290464196"/>
      <w:bookmarkStart w:id="224" w:name="_Toc293198326"/>
      <w:bookmarkStart w:id="225" w:name="_Toc293150345"/>
      <w:r>
        <w:t>Datenspeicherung / ORM</w:t>
      </w:r>
      <w:bookmarkEnd w:id="223"/>
      <w:bookmarkEnd w:id="224"/>
      <w:bookmarkEnd w:id="225"/>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16F16CCD" w:rsidR="00574022" w:rsidRDefault="00C41954" w:rsidP="00C732E9">
      <w:r>
        <w:t xml:space="preserve">Weitere Informationen unter </w:t>
      </w:r>
      <w:hyperlink r:id="rId59" w:history="1">
        <w:r w:rsidR="0040084D" w:rsidRPr="00C21955">
          <w:rPr>
            <w:rStyle w:val="Hyperlink"/>
          </w:rPr>
          <w:t>http://code.google.com/p/android-active-record/</w:t>
        </w:r>
      </w:hyperlink>
    </w:p>
    <w:p w14:paraId="1095C07A" w14:textId="46E7AA32" w:rsidR="0040084D" w:rsidRDefault="0040084D" w:rsidP="0040084D">
      <w:pPr>
        <w:pStyle w:val="berschrift2"/>
      </w:pPr>
      <w:bookmarkStart w:id="226" w:name="_Auszug_Fehlerbericht_per"/>
      <w:bookmarkStart w:id="227" w:name="_Toc293198327"/>
      <w:bookmarkStart w:id="228" w:name="_Ref293200551"/>
      <w:bookmarkStart w:id="229" w:name="_Ref293200560"/>
      <w:bookmarkStart w:id="230" w:name="_Toc293150346"/>
      <w:bookmarkEnd w:id="226"/>
      <w:r>
        <w:t xml:space="preserve">Auszug Fehlerbericht per Mail von </w:t>
      </w:r>
      <w:proofErr w:type="spellStart"/>
      <w:r>
        <w:t>Rails</w:t>
      </w:r>
      <w:bookmarkEnd w:id="227"/>
      <w:bookmarkEnd w:id="228"/>
      <w:bookmarkEnd w:id="229"/>
      <w:bookmarkEnd w:id="230"/>
      <w:proofErr w:type="spellEnd"/>
    </w:p>
    <w:p w14:paraId="2B5507A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A </w:t>
      </w:r>
      <w:proofErr w:type="spellStart"/>
      <w:r w:rsidRPr="00115780">
        <w:rPr>
          <w:rFonts w:ascii="Consolas" w:hAnsi="Consolas"/>
          <w:sz w:val="14"/>
          <w:lang w:val="en-US"/>
        </w:rPr>
        <w:t>NoMethodError</w:t>
      </w:r>
      <w:proofErr w:type="spellEnd"/>
      <w:r w:rsidRPr="00115780">
        <w:rPr>
          <w:rFonts w:ascii="Consolas" w:hAnsi="Consolas"/>
          <w:sz w:val="14"/>
          <w:lang w:val="en-US"/>
        </w:rPr>
        <w:t xml:space="preserve"> occurred in </w:t>
      </w:r>
      <w:proofErr w:type="spellStart"/>
      <w:r w:rsidRPr="00115780">
        <w:rPr>
          <w:rFonts w:ascii="Consolas" w:hAnsi="Consolas"/>
          <w:sz w:val="14"/>
          <w:lang w:val="en-US"/>
        </w:rPr>
        <w:t>time_entries#index</w:t>
      </w:r>
      <w:proofErr w:type="spellEnd"/>
      <w:r w:rsidRPr="00115780">
        <w:rPr>
          <w:rFonts w:ascii="Consolas" w:hAnsi="Consolas"/>
          <w:sz w:val="14"/>
          <w:lang w:val="en-US"/>
        </w:rPr>
        <w:t>:</w:t>
      </w:r>
    </w:p>
    <w:p w14:paraId="7812F9C3" w14:textId="77777777" w:rsidR="00B167E3" w:rsidRPr="00115780" w:rsidRDefault="00B167E3" w:rsidP="00B167E3">
      <w:pPr>
        <w:rPr>
          <w:rFonts w:ascii="Consolas" w:hAnsi="Consolas"/>
          <w:sz w:val="14"/>
          <w:lang w:val="en-US"/>
        </w:rPr>
      </w:pPr>
    </w:p>
    <w:p w14:paraId="0B04B03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undefined</w:t>
      </w:r>
      <w:proofErr w:type="gramEnd"/>
      <w:r w:rsidRPr="00115780">
        <w:rPr>
          <w:rFonts w:ascii="Consolas" w:hAnsi="Consolas"/>
          <w:sz w:val="14"/>
          <w:lang w:val="en-US"/>
        </w:rPr>
        <w:t xml:space="preserve"> method `demo_for_error__</w:t>
      </w:r>
      <w:proofErr w:type="spellStart"/>
      <w:r w:rsidRPr="00115780">
        <w:rPr>
          <w:rFonts w:ascii="Consolas" w:hAnsi="Consolas"/>
          <w:sz w:val="14"/>
          <w:lang w:val="en-US"/>
        </w:rPr>
        <w:t>method_does_not_exist</w:t>
      </w:r>
      <w:proofErr w:type="spellEnd"/>
      <w:r w:rsidRPr="00115780">
        <w:rPr>
          <w:rFonts w:ascii="Consolas" w:hAnsi="Consolas"/>
          <w:sz w:val="14"/>
          <w:lang w:val="en-US"/>
        </w:rPr>
        <w:t>!' for #&lt;TimeEntriesController:0x7f05efbbe1e8&gt;</w:t>
      </w:r>
    </w:p>
    <w:p w14:paraId="4DE909E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app/controllers/time_entries_controller.rb:7:in `index'</w:t>
      </w:r>
    </w:p>
    <w:p w14:paraId="002E5158" w14:textId="77777777" w:rsidR="00B167E3" w:rsidRPr="00115780" w:rsidRDefault="00B167E3" w:rsidP="00B167E3">
      <w:pPr>
        <w:rPr>
          <w:rFonts w:ascii="Consolas" w:hAnsi="Consolas"/>
          <w:sz w:val="14"/>
          <w:lang w:val="en-US"/>
        </w:rPr>
      </w:pPr>
    </w:p>
    <w:p w14:paraId="0BF34FB3" w14:textId="77777777" w:rsidR="00B167E3" w:rsidRPr="00115780" w:rsidRDefault="00B167E3" w:rsidP="00B167E3">
      <w:pPr>
        <w:rPr>
          <w:rFonts w:ascii="Consolas" w:hAnsi="Consolas"/>
          <w:sz w:val="14"/>
          <w:lang w:val="en-US"/>
        </w:rPr>
      </w:pPr>
      <w:r w:rsidRPr="00115780">
        <w:rPr>
          <w:rFonts w:ascii="Consolas" w:hAnsi="Consolas"/>
          <w:sz w:val="14"/>
          <w:lang w:val="en-US"/>
        </w:rPr>
        <w:t>-------------------------------</w:t>
      </w:r>
    </w:p>
    <w:p w14:paraId="10453862" w14:textId="77777777" w:rsidR="00B167E3" w:rsidRPr="00115780" w:rsidRDefault="00B167E3" w:rsidP="00B167E3">
      <w:pPr>
        <w:rPr>
          <w:rFonts w:ascii="Consolas" w:hAnsi="Consolas"/>
          <w:sz w:val="14"/>
          <w:lang w:val="en-US"/>
        </w:rPr>
      </w:pPr>
      <w:r w:rsidRPr="00115780">
        <w:rPr>
          <w:rFonts w:ascii="Consolas" w:hAnsi="Consolas"/>
          <w:sz w:val="14"/>
          <w:lang w:val="en-US"/>
        </w:rPr>
        <w:t>Request:</w:t>
      </w:r>
    </w:p>
    <w:p w14:paraId="4A90CBDA" w14:textId="77777777" w:rsidR="00B167E3" w:rsidRPr="00115780" w:rsidRDefault="00B167E3" w:rsidP="00B167E3">
      <w:pPr>
        <w:rPr>
          <w:rFonts w:ascii="Consolas" w:hAnsi="Consolas"/>
          <w:sz w:val="14"/>
          <w:lang w:val="en-US"/>
        </w:rPr>
      </w:pPr>
      <w:r w:rsidRPr="00115780">
        <w:rPr>
          <w:rFonts w:ascii="Consolas" w:hAnsi="Consolas"/>
          <w:sz w:val="14"/>
          <w:lang w:val="en-US"/>
        </w:rPr>
        <w:t>-------------------------------</w:t>
      </w:r>
    </w:p>
    <w:p w14:paraId="2FE946FF" w14:textId="77777777" w:rsidR="00B167E3" w:rsidRPr="00115780" w:rsidRDefault="00B167E3" w:rsidP="00B167E3">
      <w:pPr>
        <w:rPr>
          <w:rFonts w:ascii="Consolas" w:hAnsi="Consolas"/>
          <w:sz w:val="14"/>
          <w:lang w:val="en-US"/>
        </w:rPr>
      </w:pPr>
    </w:p>
    <w:p w14:paraId="235569D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URL       : http://mrt.elmermx.ch/time_entries</w:t>
      </w:r>
    </w:p>
    <w:p w14:paraId="1ECB638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IP address: 84.75.164.150</w:t>
      </w:r>
    </w:p>
    <w:p w14:paraId="7BB72CB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Parameters: {"action"=&gt;"index", "controller"=&gt;"</w:t>
      </w:r>
      <w:proofErr w:type="spellStart"/>
      <w:r w:rsidRPr="00115780">
        <w:rPr>
          <w:rFonts w:ascii="Consolas" w:hAnsi="Consolas"/>
          <w:sz w:val="14"/>
          <w:lang w:val="en-US"/>
        </w:rPr>
        <w:t>time_entries</w:t>
      </w:r>
      <w:proofErr w:type="spellEnd"/>
      <w:r w:rsidRPr="00115780">
        <w:rPr>
          <w:rFonts w:ascii="Consolas" w:hAnsi="Consolas"/>
          <w:sz w:val="14"/>
          <w:lang w:val="en-US"/>
        </w:rPr>
        <w:t>"}</w:t>
      </w:r>
    </w:p>
    <w:p w14:paraId="3D3BDC3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Rails root: /</w:t>
      </w:r>
      <w:proofErr w:type="spellStart"/>
      <w:r w:rsidRPr="00115780">
        <w:rPr>
          <w:rFonts w:ascii="Consolas" w:hAnsi="Consolas"/>
          <w:sz w:val="14"/>
          <w:lang w:val="en-US"/>
        </w:rPr>
        <w:t>var</w:t>
      </w:r>
      <w:proofErr w:type="spellEnd"/>
      <w:r w:rsidRPr="00115780">
        <w:rPr>
          <w:rFonts w:ascii="Consolas" w:hAnsi="Consolas"/>
          <w:sz w:val="14"/>
          <w:lang w:val="en-US"/>
        </w:rPr>
        <w:t>/www/</w:t>
      </w:r>
      <w:proofErr w:type="spellStart"/>
      <w:r w:rsidRPr="00115780">
        <w:rPr>
          <w:rFonts w:ascii="Consolas" w:hAnsi="Consolas"/>
          <w:sz w:val="14"/>
          <w:lang w:val="en-US"/>
        </w:rPr>
        <w:t>mrt</w:t>
      </w:r>
      <w:proofErr w:type="spellEnd"/>
    </w:p>
    <w:p w14:paraId="3C7C4BE7" w14:textId="77777777" w:rsidR="00B167E3" w:rsidRPr="00115780" w:rsidRDefault="00B167E3" w:rsidP="00B167E3">
      <w:pPr>
        <w:rPr>
          <w:rFonts w:ascii="Consolas" w:hAnsi="Consolas"/>
          <w:sz w:val="14"/>
          <w:lang w:val="en-US"/>
        </w:rPr>
      </w:pPr>
    </w:p>
    <w:p w14:paraId="0778A48E" w14:textId="77777777" w:rsidR="00B167E3" w:rsidRPr="00115780" w:rsidRDefault="00B167E3" w:rsidP="00B167E3">
      <w:pPr>
        <w:rPr>
          <w:rFonts w:ascii="Consolas" w:hAnsi="Consolas"/>
          <w:sz w:val="14"/>
          <w:lang w:val="en-US"/>
        </w:rPr>
      </w:pPr>
      <w:r w:rsidRPr="00115780">
        <w:rPr>
          <w:rFonts w:ascii="Consolas" w:hAnsi="Consolas"/>
          <w:sz w:val="14"/>
          <w:lang w:val="en-US"/>
        </w:rPr>
        <w:t>-------------------------------</w:t>
      </w:r>
    </w:p>
    <w:p w14:paraId="3A4D8193" w14:textId="77777777" w:rsidR="00B167E3" w:rsidRPr="00115780" w:rsidRDefault="00B167E3" w:rsidP="00B167E3">
      <w:pPr>
        <w:rPr>
          <w:rFonts w:ascii="Consolas" w:hAnsi="Consolas"/>
          <w:sz w:val="14"/>
          <w:lang w:val="en-US"/>
        </w:rPr>
      </w:pPr>
      <w:r w:rsidRPr="00115780">
        <w:rPr>
          <w:rFonts w:ascii="Consolas" w:hAnsi="Consolas"/>
          <w:sz w:val="14"/>
          <w:lang w:val="en-US"/>
        </w:rPr>
        <w:t>Session:</w:t>
      </w:r>
    </w:p>
    <w:p w14:paraId="4A70C1C3" w14:textId="77777777" w:rsidR="00B167E3" w:rsidRPr="00115780" w:rsidRDefault="00B167E3" w:rsidP="00B167E3">
      <w:pPr>
        <w:rPr>
          <w:rFonts w:ascii="Consolas" w:hAnsi="Consolas"/>
          <w:sz w:val="14"/>
          <w:lang w:val="en-US"/>
        </w:rPr>
      </w:pPr>
      <w:r w:rsidRPr="00115780">
        <w:rPr>
          <w:rFonts w:ascii="Consolas" w:hAnsi="Consolas"/>
          <w:sz w:val="14"/>
          <w:lang w:val="en-US"/>
        </w:rPr>
        <w:t>-------------------------------</w:t>
      </w:r>
    </w:p>
    <w:p w14:paraId="62C63C1D" w14:textId="77777777" w:rsidR="00B167E3" w:rsidRPr="00115780" w:rsidRDefault="00B167E3" w:rsidP="00B167E3">
      <w:pPr>
        <w:rPr>
          <w:rFonts w:ascii="Consolas" w:hAnsi="Consolas"/>
          <w:sz w:val="14"/>
          <w:lang w:val="en-US"/>
        </w:rPr>
      </w:pPr>
    </w:p>
    <w:p w14:paraId="69FD226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gramStart"/>
      <w:r w:rsidRPr="00115780">
        <w:rPr>
          <w:rFonts w:ascii="Consolas" w:hAnsi="Consolas"/>
          <w:sz w:val="14"/>
          <w:lang w:val="en-US"/>
        </w:rPr>
        <w:t>session</w:t>
      </w:r>
      <w:proofErr w:type="gramEnd"/>
      <w:r w:rsidRPr="00115780">
        <w:rPr>
          <w:rFonts w:ascii="Consolas" w:hAnsi="Consolas"/>
          <w:sz w:val="14"/>
          <w:lang w:val="en-US"/>
        </w:rPr>
        <w:t xml:space="preserve"> id: "d5343eef18878db41193cc1c7b2a813e"</w:t>
      </w:r>
    </w:p>
    <w:p w14:paraId="2F1E1C5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gramStart"/>
      <w:r w:rsidRPr="00115780">
        <w:rPr>
          <w:rFonts w:ascii="Consolas" w:hAnsi="Consolas"/>
          <w:sz w:val="14"/>
          <w:lang w:val="en-US"/>
        </w:rPr>
        <w:t>data</w:t>
      </w:r>
      <w:proofErr w:type="gramEnd"/>
      <w:r w:rsidRPr="00115780">
        <w:rPr>
          <w:rFonts w:ascii="Consolas" w:hAnsi="Consolas"/>
          <w:sz w:val="14"/>
          <w:lang w:val="en-US"/>
        </w:rPr>
        <w:t>: {"_</w:t>
      </w:r>
      <w:proofErr w:type="spellStart"/>
      <w:r w:rsidRPr="00115780">
        <w:rPr>
          <w:rFonts w:ascii="Consolas" w:hAnsi="Consolas"/>
          <w:sz w:val="14"/>
          <w:lang w:val="en-US"/>
        </w:rPr>
        <w:t>csrf_token</w:t>
      </w:r>
      <w:proofErr w:type="spellEnd"/>
      <w:r w:rsidRPr="00115780">
        <w:rPr>
          <w:rFonts w:ascii="Consolas" w:hAnsi="Consolas"/>
          <w:sz w:val="14"/>
          <w:lang w:val="en-US"/>
        </w:rPr>
        <w:t>"=&gt;"Al/esLfLC2bHKwbydo0loQSHUZNsZhDNa8OPRTSJS4I=",</w:t>
      </w:r>
    </w:p>
    <w:p w14:paraId="31321BA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r w:rsidRPr="00115780">
        <w:rPr>
          <w:rFonts w:ascii="Consolas" w:hAnsi="Consolas"/>
          <w:sz w:val="14"/>
          <w:lang w:val="en-US"/>
        </w:rPr>
        <w:t>warden.user.user.key</w:t>
      </w:r>
      <w:proofErr w:type="spellEnd"/>
      <w:r w:rsidRPr="00115780">
        <w:rPr>
          <w:rFonts w:ascii="Consolas" w:hAnsi="Consolas"/>
          <w:sz w:val="14"/>
          <w:lang w:val="en-US"/>
        </w:rPr>
        <w:t>"=</w:t>
      </w:r>
      <w:proofErr w:type="gramStart"/>
      <w:r w:rsidRPr="00115780">
        <w:rPr>
          <w:rFonts w:ascii="Consolas" w:hAnsi="Consolas"/>
          <w:sz w:val="14"/>
          <w:lang w:val="en-US"/>
        </w:rPr>
        <w:t>&gt;[</w:t>
      </w:r>
      <w:proofErr w:type="gramEnd"/>
      <w:r w:rsidRPr="00115780">
        <w:rPr>
          <w:rFonts w:ascii="Consolas" w:hAnsi="Consolas"/>
          <w:sz w:val="14"/>
          <w:lang w:val="en-US"/>
        </w:rPr>
        <w:t>"Secretary", [1], "$2a$10$shRjNUvc5t6pqCJAT7dgZ."],</w:t>
      </w:r>
    </w:p>
    <w:p w14:paraId="6A5BE501" w14:textId="77777777" w:rsidR="00B167E3" w:rsidRPr="00115780" w:rsidRDefault="00B167E3" w:rsidP="00B167E3">
      <w:pPr>
        <w:rPr>
          <w:rFonts w:ascii="Consolas" w:hAnsi="Consolas"/>
          <w:sz w:val="14"/>
          <w:lang w:val="fr-CH"/>
        </w:rPr>
      </w:pPr>
      <w:r w:rsidRPr="00115780">
        <w:rPr>
          <w:rFonts w:ascii="Consolas" w:hAnsi="Consolas"/>
          <w:sz w:val="14"/>
          <w:lang w:val="en-US"/>
        </w:rPr>
        <w:t xml:space="preserve">  </w:t>
      </w:r>
      <w:r w:rsidRPr="00115780">
        <w:rPr>
          <w:rFonts w:ascii="Consolas" w:hAnsi="Consolas"/>
          <w:sz w:val="14"/>
          <w:lang w:val="fr-CH"/>
        </w:rPr>
        <w:t>"</w:t>
      </w:r>
      <w:proofErr w:type="spellStart"/>
      <w:proofErr w:type="gramStart"/>
      <w:r w:rsidRPr="00115780">
        <w:rPr>
          <w:rFonts w:ascii="Consolas" w:hAnsi="Consolas"/>
          <w:sz w:val="14"/>
          <w:lang w:val="fr-CH"/>
        </w:rPr>
        <w:t>session_id</w:t>
      </w:r>
      <w:proofErr w:type="spellEnd"/>
      <w:proofErr w:type="gramEnd"/>
      <w:r w:rsidRPr="00115780">
        <w:rPr>
          <w:rFonts w:ascii="Consolas" w:hAnsi="Consolas"/>
          <w:sz w:val="14"/>
          <w:lang w:val="fr-CH"/>
        </w:rPr>
        <w:t>"=&gt;"d5343eef18878db41193cc1c7b2a813e"}</w:t>
      </w:r>
    </w:p>
    <w:p w14:paraId="626D438F" w14:textId="77777777" w:rsidR="00B167E3" w:rsidRPr="00115780" w:rsidRDefault="00B167E3" w:rsidP="00B167E3">
      <w:pPr>
        <w:rPr>
          <w:rFonts w:ascii="Consolas" w:hAnsi="Consolas"/>
          <w:sz w:val="14"/>
          <w:lang w:val="fr-CH"/>
        </w:rPr>
      </w:pPr>
    </w:p>
    <w:p w14:paraId="14C5A9E1" w14:textId="77777777" w:rsidR="00B167E3" w:rsidRPr="00115780" w:rsidRDefault="00B167E3" w:rsidP="00B167E3">
      <w:pPr>
        <w:rPr>
          <w:rFonts w:ascii="Consolas" w:hAnsi="Consolas"/>
          <w:sz w:val="14"/>
          <w:lang w:val="fr-CH"/>
        </w:rPr>
      </w:pPr>
      <w:r w:rsidRPr="00115780">
        <w:rPr>
          <w:rFonts w:ascii="Consolas" w:hAnsi="Consolas"/>
          <w:sz w:val="14"/>
          <w:lang w:val="fr-CH"/>
        </w:rPr>
        <w:t>-------------------------------</w:t>
      </w:r>
    </w:p>
    <w:p w14:paraId="7E12E9E9" w14:textId="77777777" w:rsidR="00B167E3" w:rsidRPr="00115780" w:rsidRDefault="00B167E3" w:rsidP="00B167E3">
      <w:pPr>
        <w:rPr>
          <w:rFonts w:ascii="Consolas" w:hAnsi="Consolas"/>
          <w:sz w:val="14"/>
          <w:lang w:val="fr-CH"/>
        </w:rPr>
      </w:pPr>
      <w:proofErr w:type="spellStart"/>
      <w:r w:rsidRPr="00115780">
        <w:rPr>
          <w:rFonts w:ascii="Consolas" w:hAnsi="Consolas"/>
          <w:sz w:val="14"/>
          <w:lang w:val="fr-CH"/>
        </w:rPr>
        <w:t>Environment</w:t>
      </w:r>
      <w:proofErr w:type="spellEnd"/>
      <w:r w:rsidRPr="00115780">
        <w:rPr>
          <w:rFonts w:ascii="Consolas" w:hAnsi="Consolas"/>
          <w:sz w:val="14"/>
          <w:lang w:val="fr-CH"/>
        </w:rPr>
        <w:t>:</w:t>
      </w:r>
    </w:p>
    <w:p w14:paraId="36A4934B" w14:textId="77777777" w:rsidR="00B167E3" w:rsidRPr="00115780" w:rsidRDefault="00B167E3" w:rsidP="00B167E3">
      <w:pPr>
        <w:rPr>
          <w:rFonts w:ascii="Consolas" w:hAnsi="Consolas"/>
          <w:sz w:val="14"/>
          <w:lang w:val="fr-CH"/>
        </w:rPr>
      </w:pPr>
      <w:r w:rsidRPr="00115780">
        <w:rPr>
          <w:rFonts w:ascii="Consolas" w:hAnsi="Consolas"/>
          <w:sz w:val="14"/>
          <w:lang w:val="fr-CH"/>
        </w:rPr>
        <w:t>-------------------------------</w:t>
      </w:r>
    </w:p>
    <w:p w14:paraId="62B383A1" w14:textId="77777777" w:rsidR="00B167E3" w:rsidRPr="00115780" w:rsidRDefault="00B167E3" w:rsidP="00B167E3">
      <w:pPr>
        <w:rPr>
          <w:rFonts w:ascii="Consolas" w:hAnsi="Consolas"/>
          <w:sz w:val="14"/>
          <w:lang w:val="fr-CH"/>
        </w:rPr>
      </w:pPr>
    </w:p>
    <w:p w14:paraId="1BCD9A19" w14:textId="77777777" w:rsidR="00B167E3" w:rsidRPr="00115780" w:rsidRDefault="00B167E3" w:rsidP="00B167E3">
      <w:pPr>
        <w:rPr>
          <w:rFonts w:ascii="Consolas" w:hAnsi="Consolas"/>
          <w:sz w:val="14"/>
          <w:lang w:val="fr-CH"/>
        </w:rPr>
      </w:pPr>
      <w:r w:rsidRPr="00115780">
        <w:rPr>
          <w:rFonts w:ascii="Consolas" w:hAnsi="Consolas"/>
          <w:sz w:val="14"/>
          <w:lang w:val="fr-CH"/>
        </w:rPr>
        <w:t xml:space="preserve"> * DOCUMENT_ROOT                                  : /var/www/</w:t>
      </w:r>
      <w:proofErr w:type="spellStart"/>
      <w:r w:rsidRPr="00115780">
        <w:rPr>
          <w:rFonts w:ascii="Consolas" w:hAnsi="Consolas"/>
          <w:sz w:val="14"/>
          <w:lang w:val="fr-CH"/>
        </w:rPr>
        <w:t>mrt</w:t>
      </w:r>
      <w:proofErr w:type="spellEnd"/>
      <w:r w:rsidRPr="00115780">
        <w:rPr>
          <w:rFonts w:ascii="Consolas" w:hAnsi="Consolas"/>
          <w:sz w:val="14"/>
          <w:lang w:val="fr-CH"/>
        </w:rPr>
        <w:t>/public</w:t>
      </w:r>
    </w:p>
    <w:p w14:paraId="399D660F" w14:textId="77777777" w:rsidR="00B167E3" w:rsidRPr="00115780" w:rsidRDefault="00B167E3" w:rsidP="00B167E3">
      <w:pPr>
        <w:rPr>
          <w:rFonts w:ascii="Consolas" w:hAnsi="Consolas"/>
          <w:sz w:val="14"/>
          <w:lang w:val="en-US"/>
        </w:rPr>
      </w:pPr>
      <w:r w:rsidRPr="00115780">
        <w:rPr>
          <w:rFonts w:ascii="Consolas" w:hAnsi="Consolas"/>
          <w:sz w:val="14"/>
          <w:lang w:val="fr-CH"/>
        </w:rPr>
        <w:t xml:space="preserve"> </w:t>
      </w:r>
      <w:r w:rsidRPr="00115780">
        <w:rPr>
          <w:rFonts w:ascii="Consolas" w:hAnsi="Consolas"/>
          <w:sz w:val="14"/>
          <w:lang w:val="en-US"/>
        </w:rPr>
        <w:t>* HTTP_ACCEPT                                    : text/</w:t>
      </w:r>
      <w:proofErr w:type="spellStart"/>
      <w:r w:rsidRPr="00115780">
        <w:rPr>
          <w:rFonts w:ascii="Consolas" w:hAnsi="Consolas"/>
          <w:sz w:val="14"/>
          <w:lang w:val="en-US"/>
        </w:rPr>
        <w:t>html,application</w:t>
      </w:r>
      <w:proofErr w:type="spellEnd"/>
      <w:r w:rsidRPr="00115780">
        <w:rPr>
          <w:rFonts w:ascii="Consolas" w:hAnsi="Consolas"/>
          <w:sz w:val="14"/>
          <w:lang w:val="en-US"/>
        </w:rPr>
        <w:t>/</w:t>
      </w:r>
      <w:proofErr w:type="spellStart"/>
      <w:r w:rsidRPr="00115780">
        <w:rPr>
          <w:rFonts w:ascii="Consolas" w:hAnsi="Consolas"/>
          <w:sz w:val="14"/>
          <w:lang w:val="en-US"/>
        </w:rPr>
        <w:t>xhtml+xml,application</w:t>
      </w:r>
      <w:proofErr w:type="spellEnd"/>
      <w:r w:rsidRPr="00115780">
        <w:rPr>
          <w:rFonts w:ascii="Consolas" w:hAnsi="Consolas"/>
          <w:sz w:val="14"/>
          <w:lang w:val="en-US"/>
        </w:rPr>
        <w:t>/</w:t>
      </w:r>
      <w:proofErr w:type="spellStart"/>
      <w:r w:rsidRPr="00115780">
        <w:rPr>
          <w:rFonts w:ascii="Consolas" w:hAnsi="Consolas"/>
          <w:sz w:val="14"/>
          <w:lang w:val="en-US"/>
        </w:rPr>
        <w:t>xml;q</w:t>
      </w:r>
      <w:proofErr w:type="spellEnd"/>
      <w:r w:rsidRPr="00115780">
        <w:rPr>
          <w:rFonts w:ascii="Consolas" w:hAnsi="Consolas"/>
          <w:sz w:val="14"/>
          <w:lang w:val="en-US"/>
        </w:rPr>
        <w:t>=0.9,*/*;q=0.8</w:t>
      </w:r>
    </w:p>
    <w:p w14:paraId="6661110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HTTP_ACCEPT_CHARSET                            : ISO-8859-1</w:t>
      </w:r>
      <w:proofErr w:type="gramStart"/>
      <w:r w:rsidRPr="00115780">
        <w:rPr>
          <w:rFonts w:ascii="Consolas" w:hAnsi="Consolas"/>
          <w:sz w:val="14"/>
          <w:lang w:val="en-US"/>
        </w:rPr>
        <w:t>,utf</w:t>
      </w:r>
      <w:proofErr w:type="gramEnd"/>
      <w:r w:rsidRPr="00115780">
        <w:rPr>
          <w:rFonts w:ascii="Consolas" w:hAnsi="Consolas"/>
          <w:sz w:val="14"/>
          <w:lang w:val="en-US"/>
        </w:rPr>
        <w:t>-8;q=0.7,*;q=0.7</w:t>
      </w:r>
    </w:p>
    <w:p w14:paraId="34D759F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HTTP_ACCEPT_ENCODING                           : </w:t>
      </w:r>
      <w:proofErr w:type="spellStart"/>
      <w:r w:rsidRPr="00115780">
        <w:rPr>
          <w:rFonts w:ascii="Consolas" w:hAnsi="Consolas"/>
          <w:sz w:val="14"/>
          <w:lang w:val="en-US"/>
        </w:rPr>
        <w:t>gzip</w:t>
      </w:r>
      <w:proofErr w:type="spellEnd"/>
      <w:r w:rsidRPr="00115780">
        <w:rPr>
          <w:rFonts w:ascii="Consolas" w:hAnsi="Consolas"/>
          <w:sz w:val="14"/>
          <w:lang w:val="en-US"/>
        </w:rPr>
        <w:t>, deflate</w:t>
      </w:r>
    </w:p>
    <w:p w14:paraId="44A32E73" w14:textId="77777777" w:rsidR="00B167E3" w:rsidRPr="00115780" w:rsidRDefault="00B167E3" w:rsidP="00B167E3">
      <w:pPr>
        <w:rPr>
          <w:rFonts w:ascii="Consolas" w:hAnsi="Consolas"/>
          <w:sz w:val="14"/>
          <w:lang w:val="fr-CH"/>
        </w:rPr>
      </w:pPr>
      <w:r w:rsidRPr="00115780">
        <w:rPr>
          <w:rFonts w:ascii="Consolas" w:hAnsi="Consolas"/>
          <w:sz w:val="14"/>
          <w:lang w:val="en-US"/>
        </w:rPr>
        <w:t xml:space="preserve"> </w:t>
      </w:r>
      <w:r w:rsidRPr="00115780">
        <w:rPr>
          <w:rFonts w:ascii="Consolas" w:hAnsi="Consolas"/>
          <w:sz w:val="14"/>
          <w:lang w:val="fr-CH"/>
        </w:rPr>
        <w:t xml:space="preserve">* HTTP_ACCEPT_LANGUAGE                           : </w:t>
      </w:r>
      <w:proofErr w:type="spellStart"/>
      <w:r w:rsidRPr="00115780">
        <w:rPr>
          <w:rFonts w:ascii="Consolas" w:hAnsi="Consolas"/>
          <w:sz w:val="14"/>
          <w:lang w:val="fr-CH"/>
        </w:rPr>
        <w:t>de-ch</w:t>
      </w:r>
      <w:proofErr w:type="gramStart"/>
      <w:r w:rsidRPr="00115780">
        <w:rPr>
          <w:rFonts w:ascii="Consolas" w:hAnsi="Consolas"/>
          <w:sz w:val="14"/>
          <w:lang w:val="fr-CH"/>
        </w:rPr>
        <w:t>,de</w:t>
      </w:r>
      <w:proofErr w:type="gramEnd"/>
      <w:r w:rsidRPr="00115780">
        <w:rPr>
          <w:rFonts w:ascii="Consolas" w:hAnsi="Consolas"/>
          <w:sz w:val="14"/>
          <w:lang w:val="fr-CH"/>
        </w:rPr>
        <w:t>-de;q</w:t>
      </w:r>
      <w:proofErr w:type="spellEnd"/>
      <w:r w:rsidRPr="00115780">
        <w:rPr>
          <w:rFonts w:ascii="Consolas" w:hAnsi="Consolas"/>
          <w:sz w:val="14"/>
          <w:lang w:val="fr-CH"/>
        </w:rPr>
        <w:t>=0.8,de;q=0.6,en-us;q=0.4,en;q=0.2</w:t>
      </w:r>
    </w:p>
    <w:p w14:paraId="4339C3D3" w14:textId="77777777" w:rsidR="00B167E3" w:rsidRPr="00115780" w:rsidRDefault="00B167E3" w:rsidP="00B167E3">
      <w:pPr>
        <w:rPr>
          <w:rFonts w:ascii="Consolas" w:hAnsi="Consolas"/>
          <w:sz w:val="14"/>
          <w:lang w:val="en-US"/>
        </w:rPr>
      </w:pPr>
      <w:r w:rsidRPr="00115780">
        <w:rPr>
          <w:rFonts w:ascii="Consolas" w:hAnsi="Consolas"/>
          <w:sz w:val="14"/>
          <w:lang w:val="fr-CH"/>
        </w:rPr>
        <w:t xml:space="preserve"> </w:t>
      </w:r>
      <w:r w:rsidRPr="00115780">
        <w:rPr>
          <w:rFonts w:ascii="Consolas" w:hAnsi="Consolas"/>
          <w:sz w:val="14"/>
          <w:lang w:val="en-US"/>
        </w:rPr>
        <w:t>* HTTP_CACHE_CONTROL                             : max-age=0</w:t>
      </w:r>
    </w:p>
    <w:p w14:paraId="1A1A4B86"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HTTP_CONNECTION                                : keep-alive</w:t>
      </w:r>
    </w:p>
    <w:p w14:paraId="7DD00D4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HTTP_COOKIE                                    : __</w:t>
      </w:r>
      <w:proofErr w:type="spellStart"/>
      <w:r w:rsidRPr="00115780">
        <w:rPr>
          <w:rFonts w:ascii="Consolas" w:hAnsi="Consolas"/>
          <w:sz w:val="14"/>
          <w:lang w:val="en-US"/>
        </w:rPr>
        <w:t>utma</w:t>
      </w:r>
      <w:proofErr w:type="spellEnd"/>
      <w:r w:rsidRPr="00115780">
        <w:rPr>
          <w:rFonts w:ascii="Consolas" w:hAnsi="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HTTP_HOST                                      : mrt.elmermx.ch</w:t>
      </w:r>
    </w:p>
    <w:p w14:paraId="24D89E5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HTTP_IF_NONE_MATCH                             : "41da6706cdf34f8d63e26c2acf8459a7"</w:t>
      </w:r>
    </w:p>
    <w:p w14:paraId="253E500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HTTP_KEEP_ALIVE                                : 115</w:t>
      </w:r>
    </w:p>
    <w:p w14:paraId="62903A9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HTTP_REFERER                                   : http://mrt.elmermx.ch/users/1</w:t>
      </w:r>
    </w:p>
    <w:p w14:paraId="5225635D"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HTTP_USER_AGENT                                : Mozilla/5.0 (Windows NT 6.1; WOW64; rv</w:t>
      </w:r>
      <w:proofErr w:type="gramStart"/>
      <w:r w:rsidRPr="00115780">
        <w:rPr>
          <w:rFonts w:ascii="Consolas" w:hAnsi="Consolas"/>
          <w:sz w:val="14"/>
          <w:lang w:val="en-US"/>
        </w:rPr>
        <w:t>:2.0.1</w:t>
      </w:r>
      <w:proofErr w:type="gramEnd"/>
      <w:r w:rsidRPr="00115780">
        <w:rPr>
          <w:rFonts w:ascii="Consolas" w:hAnsi="Consolas"/>
          <w:sz w:val="14"/>
          <w:lang w:val="en-US"/>
        </w:rPr>
        <w:t>) Gecko/20100101 Firefox/4.0.1</w:t>
      </w:r>
    </w:p>
    <w:p w14:paraId="7F61C7D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PATH_INFO                                      : /</w:t>
      </w:r>
      <w:proofErr w:type="spellStart"/>
      <w:r w:rsidRPr="00115780">
        <w:rPr>
          <w:rFonts w:ascii="Consolas" w:hAnsi="Consolas"/>
          <w:sz w:val="14"/>
          <w:lang w:val="en-US"/>
        </w:rPr>
        <w:t>time_entries</w:t>
      </w:r>
      <w:proofErr w:type="spellEnd"/>
    </w:p>
    <w:p w14:paraId="653B7F6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QUERY_STRING                                   :</w:t>
      </w:r>
    </w:p>
    <w:p w14:paraId="3692A02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REMOTE_ADDR                                    : 84.75.164.150</w:t>
      </w:r>
    </w:p>
    <w:p w14:paraId="3216D1EF" w14:textId="77777777" w:rsidR="00B167E3" w:rsidRPr="00115780" w:rsidRDefault="00B167E3" w:rsidP="00B167E3">
      <w:pPr>
        <w:rPr>
          <w:rFonts w:ascii="Consolas" w:hAnsi="Consolas"/>
          <w:sz w:val="14"/>
          <w:lang w:val="en-US"/>
        </w:rPr>
      </w:pPr>
      <w:r w:rsidRPr="00115780">
        <w:rPr>
          <w:rFonts w:ascii="Consolas" w:hAnsi="Consolas"/>
          <w:sz w:val="14"/>
          <w:lang w:val="en-US"/>
        </w:rPr>
        <w:lastRenderedPageBreak/>
        <w:t xml:space="preserve"> * REMOTE_PORT                                    : 21498</w:t>
      </w:r>
    </w:p>
    <w:p w14:paraId="3080888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REQUEST_METHOD                                 : GET</w:t>
      </w:r>
    </w:p>
    <w:p w14:paraId="4E02808E"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REQUEST_URI                                    : /</w:t>
      </w:r>
      <w:proofErr w:type="spellStart"/>
      <w:r w:rsidRPr="00115780">
        <w:rPr>
          <w:rFonts w:ascii="Consolas" w:hAnsi="Consolas"/>
          <w:sz w:val="14"/>
          <w:lang w:val="en-US"/>
        </w:rPr>
        <w:t>time_entries</w:t>
      </w:r>
      <w:proofErr w:type="spellEnd"/>
    </w:p>
    <w:p w14:paraId="510A957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SCRIPT_NAME                                    :</w:t>
      </w:r>
    </w:p>
    <w:p w14:paraId="1E13B8F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SERVER_ADDR                                    : 192.168.0.100</w:t>
      </w:r>
    </w:p>
    <w:p w14:paraId="75AB95F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SERVER_ADMIN                                   : [no address given]</w:t>
      </w:r>
    </w:p>
    <w:p w14:paraId="52A46A4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SERVER_NAME                                    : mrt.elmermx.ch</w:t>
      </w:r>
    </w:p>
    <w:p w14:paraId="088E58A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SERVER_PORT                                    : 443</w:t>
      </w:r>
    </w:p>
    <w:p w14:paraId="57EBA1E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SERVER_PROTOCOL                                : HTTP/1.1</w:t>
      </w:r>
    </w:p>
    <w:p w14:paraId="05AE432E"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SERVER_SOFTWARE                                : Apache</w:t>
      </w:r>
    </w:p>
    <w:p w14:paraId="0953FAA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_                                              : _</w:t>
      </w:r>
    </w:p>
    <w:p w14:paraId="75C3A25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action_controller.instance</w:t>
      </w:r>
      <w:proofErr w:type="spellEnd"/>
      <w:r w:rsidRPr="00115780">
        <w:rPr>
          <w:rFonts w:ascii="Consolas" w:hAnsi="Consolas"/>
          <w:sz w:val="14"/>
          <w:lang w:val="en-US"/>
        </w:rPr>
        <w:t xml:space="preserve">                     : </w:t>
      </w:r>
      <w:proofErr w:type="spellStart"/>
      <w:r w:rsidRPr="00115780">
        <w:rPr>
          <w:rFonts w:ascii="Consolas" w:hAnsi="Consolas"/>
          <w:sz w:val="14"/>
          <w:lang w:val="en-US"/>
        </w:rPr>
        <w:t>time_entries#index</w:t>
      </w:r>
      <w:proofErr w:type="spellEnd"/>
    </w:p>
    <w:p w14:paraId="6D3712D5"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action_dispatch.cookies</w:t>
      </w:r>
      <w:proofErr w:type="spellEnd"/>
      <w:r w:rsidRPr="00115780">
        <w:rPr>
          <w:rFonts w:ascii="Consolas" w:hAnsi="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action_dispatch.parameter_filter</w:t>
      </w:r>
      <w:proofErr w:type="spellEnd"/>
      <w:r w:rsidRPr="00115780">
        <w:rPr>
          <w:rFonts w:ascii="Consolas" w:hAnsi="Consolas"/>
          <w:sz w:val="14"/>
          <w:lang w:val="en-US"/>
        </w:rPr>
        <w:t xml:space="preserve">               : [</w:t>
      </w:r>
      <w:proofErr w:type="gramStart"/>
      <w:r w:rsidRPr="00115780">
        <w:rPr>
          <w:rFonts w:ascii="Consolas" w:hAnsi="Consolas"/>
          <w:sz w:val="14"/>
          <w:lang w:val="en-US"/>
        </w:rPr>
        <w:t>:password</w:t>
      </w:r>
      <w:proofErr w:type="gramEnd"/>
      <w:r w:rsidRPr="00115780">
        <w:rPr>
          <w:rFonts w:ascii="Consolas" w:hAnsi="Consolas"/>
          <w:sz w:val="14"/>
          <w:lang w:val="en-US"/>
        </w:rPr>
        <w:t>, /RAW_POST_DATA/]</w:t>
      </w:r>
    </w:p>
    <w:p w14:paraId="773D5C2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action_dispatch.remote_ip</w:t>
      </w:r>
      <w:proofErr w:type="spellEnd"/>
      <w:r w:rsidRPr="00115780">
        <w:rPr>
          <w:rFonts w:ascii="Consolas" w:hAnsi="Consolas"/>
          <w:sz w:val="14"/>
          <w:lang w:val="en-US"/>
        </w:rPr>
        <w:t xml:space="preserve">                      : 84.75.164.150</w:t>
      </w:r>
    </w:p>
    <w:p w14:paraId="080554D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action_dispatch.request.content_type</w:t>
      </w:r>
      <w:proofErr w:type="spellEnd"/>
      <w:r w:rsidRPr="00115780">
        <w:rPr>
          <w:rFonts w:ascii="Consolas" w:hAnsi="Consolas"/>
          <w:sz w:val="14"/>
          <w:lang w:val="en-US"/>
        </w:rPr>
        <w:t xml:space="preserve">           :</w:t>
      </w:r>
    </w:p>
    <w:p w14:paraId="4F9525CE"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action_dispatch.request.formats</w:t>
      </w:r>
      <w:proofErr w:type="spellEnd"/>
      <w:r w:rsidRPr="00115780">
        <w:rPr>
          <w:rFonts w:ascii="Consolas" w:hAnsi="Consolas"/>
          <w:sz w:val="14"/>
          <w:lang w:val="en-US"/>
        </w:rPr>
        <w:t xml:space="preserve">                : [#&lt;Mime:</w:t>
      </w:r>
      <w:proofErr w:type="gramStart"/>
      <w:r w:rsidRPr="00115780">
        <w:rPr>
          <w:rFonts w:ascii="Consolas" w:hAnsi="Consolas"/>
          <w:sz w:val="14"/>
          <w:lang w:val="en-US"/>
        </w:rPr>
        <w:t>:Type:0x7f05eecbcd98</w:t>
      </w:r>
      <w:proofErr w:type="gramEnd"/>
      <w:r w:rsidRPr="00115780">
        <w:rPr>
          <w:rFonts w:ascii="Consolas" w:hAnsi="Consolas"/>
          <w:sz w:val="14"/>
          <w:lang w:val="en-US"/>
        </w:rPr>
        <w:t xml:space="preserve"> @synonyms=["application/</w:t>
      </w:r>
      <w:proofErr w:type="spellStart"/>
      <w:r w:rsidRPr="00115780">
        <w:rPr>
          <w:rFonts w:ascii="Consolas" w:hAnsi="Consolas"/>
          <w:sz w:val="14"/>
          <w:lang w:val="en-US"/>
        </w:rPr>
        <w:t>xhtml+xml</w:t>
      </w:r>
      <w:proofErr w:type="spellEnd"/>
      <w:r w:rsidRPr="00115780">
        <w:rPr>
          <w:rFonts w:ascii="Consolas" w:hAnsi="Consolas"/>
          <w:sz w:val="14"/>
          <w:lang w:val="en-US"/>
        </w:rPr>
        <w:t>"], @symbol=:html, @string="text/html"&gt;]</w:t>
      </w:r>
    </w:p>
    <w:p w14:paraId="27D83E4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action_dispatch.request.parameters</w:t>
      </w:r>
      <w:proofErr w:type="spellEnd"/>
      <w:r w:rsidRPr="00115780">
        <w:rPr>
          <w:rFonts w:ascii="Consolas" w:hAnsi="Consolas"/>
          <w:sz w:val="14"/>
          <w:lang w:val="en-US"/>
        </w:rPr>
        <w:t xml:space="preserve">             : {"action"=&gt;"index", "controller"=&gt;"</w:t>
      </w:r>
      <w:proofErr w:type="spellStart"/>
      <w:r w:rsidRPr="00115780">
        <w:rPr>
          <w:rFonts w:ascii="Consolas" w:hAnsi="Consolas"/>
          <w:sz w:val="14"/>
          <w:lang w:val="en-US"/>
        </w:rPr>
        <w:t>time_entries</w:t>
      </w:r>
      <w:proofErr w:type="spellEnd"/>
      <w:r w:rsidRPr="00115780">
        <w:rPr>
          <w:rFonts w:ascii="Consolas" w:hAnsi="Consolas"/>
          <w:sz w:val="14"/>
          <w:lang w:val="en-US"/>
        </w:rPr>
        <w:t>"}</w:t>
      </w:r>
    </w:p>
    <w:p w14:paraId="2DDA1FF5"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action_dispatch.request.path_parameters</w:t>
      </w:r>
      <w:proofErr w:type="spellEnd"/>
      <w:r w:rsidRPr="00115780">
        <w:rPr>
          <w:rFonts w:ascii="Consolas" w:hAnsi="Consolas"/>
          <w:sz w:val="14"/>
          <w:lang w:val="en-US"/>
        </w:rPr>
        <w:t xml:space="preserve">        : {</w:t>
      </w:r>
      <w:proofErr w:type="gramStart"/>
      <w:r w:rsidRPr="00115780">
        <w:rPr>
          <w:rFonts w:ascii="Consolas" w:hAnsi="Consolas"/>
          <w:sz w:val="14"/>
          <w:lang w:val="en-US"/>
        </w:rPr>
        <w:t>:action</w:t>
      </w:r>
      <w:proofErr w:type="gramEnd"/>
      <w:r w:rsidRPr="00115780">
        <w:rPr>
          <w:rFonts w:ascii="Consolas" w:hAnsi="Consolas"/>
          <w:sz w:val="14"/>
          <w:lang w:val="en-US"/>
        </w:rPr>
        <w:t>=&gt;"index", :controller=&gt;"</w:t>
      </w:r>
      <w:proofErr w:type="spellStart"/>
      <w:r w:rsidRPr="00115780">
        <w:rPr>
          <w:rFonts w:ascii="Consolas" w:hAnsi="Consolas"/>
          <w:sz w:val="14"/>
          <w:lang w:val="en-US"/>
        </w:rPr>
        <w:t>time_entries</w:t>
      </w:r>
      <w:proofErr w:type="spellEnd"/>
      <w:r w:rsidRPr="00115780">
        <w:rPr>
          <w:rFonts w:ascii="Consolas" w:hAnsi="Consolas"/>
          <w:sz w:val="14"/>
          <w:lang w:val="en-US"/>
        </w:rPr>
        <w:t>"}</w:t>
      </w:r>
    </w:p>
    <w:p w14:paraId="2408BEA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action_dispatch.request.query_parameters</w:t>
      </w:r>
      <w:proofErr w:type="spellEnd"/>
      <w:r w:rsidRPr="00115780">
        <w:rPr>
          <w:rFonts w:ascii="Consolas" w:hAnsi="Consolas"/>
          <w:sz w:val="14"/>
          <w:lang w:val="en-US"/>
        </w:rPr>
        <w:t xml:space="preserve">       : {}</w:t>
      </w:r>
    </w:p>
    <w:p w14:paraId="7E865BB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action_dispatch.request.request_parameters</w:t>
      </w:r>
      <w:proofErr w:type="spellEnd"/>
      <w:r w:rsidRPr="00115780">
        <w:rPr>
          <w:rFonts w:ascii="Consolas" w:hAnsi="Consolas"/>
          <w:sz w:val="14"/>
          <w:lang w:val="en-US"/>
        </w:rPr>
        <w:t xml:space="preserve">     : {}</w:t>
      </w:r>
    </w:p>
    <w:p w14:paraId="037A4A6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action_dispatch.request.unsigned_session_cookie</w:t>
      </w:r>
      <w:proofErr w:type="spellEnd"/>
      <w:r w:rsidRPr="00115780">
        <w:rPr>
          <w:rFonts w:ascii="Consolas" w:hAnsi="Consolas"/>
          <w:sz w:val="14"/>
          <w:lang w:val="en-US"/>
        </w:rPr>
        <w:t>: {"_</w:t>
      </w:r>
      <w:proofErr w:type="spellStart"/>
      <w:r w:rsidRPr="00115780">
        <w:rPr>
          <w:rFonts w:ascii="Consolas" w:hAnsi="Consolas"/>
          <w:sz w:val="14"/>
          <w:lang w:val="en-US"/>
        </w:rPr>
        <w:t>csrf_token</w:t>
      </w:r>
      <w:proofErr w:type="spellEnd"/>
      <w:r w:rsidRPr="00115780">
        <w:rPr>
          <w:rFonts w:ascii="Consolas" w:hAnsi="Consolas"/>
          <w:sz w:val="14"/>
          <w:lang w:val="en-US"/>
        </w:rPr>
        <w:t>"=&gt;"Al/esLfLC2bHKwbydo0loQSHUZNsZhDNa8OPRTSJS4I=", "</w:t>
      </w:r>
      <w:proofErr w:type="spellStart"/>
      <w:r w:rsidRPr="00115780">
        <w:rPr>
          <w:rFonts w:ascii="Consolas" w:hAnsi="Consolas"/>
          <w:sz w:val="14"/>
          <w:lang w:val="en-US"/>
        </w:rPr>
        <w:t>warden.user.user.key</w:t>
      </w:r>
      <w:proofErr w:type="spellEnd"/>
      <w:r w:rsidRPr="00115780">
        <w:rPr>
          <w:rFonts w:ascii="Consolas" w:hAnsi="Consolas"/>
          <w:sz w:val="14"/>
          <w:lang w:val="en-US"/>
        </w:rPr>
        <w:t>"=</w:t>
      </w:r>
      <w:proofErr w:type="gramStart"/>
      <w:r w:rsidRPr="00115780">
        <w:rPr>
          <w:rFonts w:ascii="Consolas" w:hAnsi="Consolas"/>
          <w:sz w:val="14"/>
          <w:lang w:val="en-US"/>
        </w:rPr>
        <w:t>&gt;[</w:t>
      </w:r>
      <w:proofErr w:type="gramEnd"/>
      <w:r w:rsidRPr="00115780">
        <w:rPr>
          <w:rFonts w:ascii="Consolas" w:hAnsi="Consolas"/>
          <w:sz w:val="14"/>
          <w:lang w:val="en-US"/>
        </w:rPr>
        <w:t>"Secretary", [1], "$2a$10$shRjNUvc5t6pqCJAT7dgZ."], "</w:t>
      </w:r>
      <w:proofErr w:type="spellStart"/>
      <w:r w:rsidRPr="00115780">
        <w:rPr>
          <w:rFonts w:ascii="Consolas" w:hAnsi="Consolas"/>
          <w:sz w:val="14"/>
          <w:lang w:val="en-US"/>
        </w:rPr>
        <w:t>session_id</w:t>
      </w:r>
      <w:proofErr w:type="spellEnd"/>
      <w:r w:rsidRPr="00115780">
        <w:rPr>
          <w:rFonts w:ascii="Consolas" w:hAnsi="Consolas"/>
          <w:sz w:val="14"/>
          <w:lang w:val="en-US"/>
        </w:rPr>
        <w:t>"=&gt;"d5343eef18878db41193cc1c7b2a813e"}</w:t>
      </w:r>
    </w:p>
    <w:p w14:paraId="0585759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action_dispatch.secret_token</w:t>
      </w:r>
      <w:proofErr w:type="spellEnd"/>
      <w:r w:rsidRPr="00115780">
        <w:rPr>
          <w:rFonts w:ascii="Consolas" w:hAnsi="Consolas"/>
          <w:sz w:val="14"/>
          <w:lang w:val="en-US"/>
        </w:rPr>
        <w:t xml:space="preserve">                   : 8f48532803bf9d224e01788cba614051aa4cdbdbd3e141606e6c63af12f3045dfa01c4acd42510cfd96e0989b8fa9506f1c28b53e45190363b5b1500c6d41761</w:t>
      </w:r>
    </w:p>
    <w:p w14:paraId="6BFCD45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exception_notifier.options</w:t>
      </w:r>
      <w:proofErr w:type="spellEnd"/>
      <w:r w:rsidRPr="00115780">
        <w:rPr>
          <w:rFonts w:ascii="Consolas" w:hAnsi="Consolas"/>
          <w:sz w:val="14"/>
          <w:lang w:val="en-US"/>
        </w:rPr>
        <w:t xml:space="preserve">                     : {</w:t>
      </w:r>
      <w:proofErr w:type="gramStart"/>
      <w:r w:rsidRPr="00115780">
        <w:rPr>
          <w:rFonts w:ascii="Consolas" w:hAnsi="Consolas"/>
          <w:sz w:val="14"/>
          <w:lang w:val="en-US"/>
        </w:rPr>
        <w:t>:</w:t>
      </w:r>
      <w:proofErr w:type="spellStart"/>
      <w:r w:rsidRPr="00115780">
        <w:rPr>
          <w:rFonts w:ascii="Consolas" w:hAnsi="Consolas"/>
          <w:sz w:val="14"/>
          <w:lang w:val="en-US"/>
        </w:rPr>
        <w:t>sender</w:t>
      </w:r>
      <w:proofErr w:type="gramEnd"/>
      <w:r w:rsidRPr="00115780">
        <w:rPr>
          <w:rFonts w:ascii="Consolas" w:hAnsi="Consolas"/>
          <w:sz w:val="14"/>
          <w:lang w:val="en-US"/>
        </w:rPr>
        <w:t>_address</w:t>
      </w:r>
      <w:proofErr w:type="spellEnd"/>
      <w:r w:rsidRPr="00115780">
        <w:rPr>
          <w:rFonts w:ascii="Consolas" w:hAnsi="Consolas"/>
          <w:sz w:val="14"/>
          <w:lang w:val="en-US"/>
        </w:rPr>
        <w:t xml:space="preserve">=&gt;"\"MRT Exception </w:t>
      </w:r>
      <w:proofErr w:type="spellStart"/>
      <w:r w:rsidRPr="00115780">
        <w:rPr>
          <w:rFonts w:ascii="Consolas" w:hAnsi="Consolas"/>
          <w:sz w:val="14"/>
          <w:lang w:val="en-US"/>
        </w:rPr>
        <w:t>Notifier</w:t>
      </w:r>
      <w:proofErr w:type="spellEnd"/>
      <w:r w:rsidRPr="00115780">
        <w:rPr>
          <w:rFonts w:ascii="Consolas" w:hAnsi="Consolas"/>
          <w:sz w:val="14"/>
          <w:lang w:val="en-US"/>
        </w:rPr>
        <w:t>\" &lt;mrt@elmermx.ch&gt;", :</w:t>
      </w:r>
      <w:proofErr w:type="spellStart"/>
      <w:r w:rsidRPr="00115780">
        <w:rPr>
          <w:rFonts w:ascii="Consolas" w:hAnsi="Consolas"/>
          <w:sz w:val="14"/>
          <w:lang w:val="en-US"/>
        </w:rPr>
        <w:t>exception_recipients</w:t>
      </w:r>
      <w:proofErr w:type="spellEnd"/>
      <w:r w:rsidRPr="00115780">
        <w:rPr>
          <w:rFonts w:ascii="Consolas" w:hAnsi="Consolas"/>
          <w:sz w:val="14"/>
          <w:lang w:val="en-US"/>
        </w:rPr>
        <w:t>=&gt;["lukas.elmer@gmail.com"], :</w:t>
      </w:r>
      <w:proofErr w:type="spellStart"/>
      <w:r w:rsidRPr="00115780">
        <w:rPr>
          <w:rFonts w:ascii="Consolas" w:hAnsi="Consolas"/>
          <w:sz w:val="14"/>
          <w:lang w:val="en-US"/>
        </w:rPr>
        <w:t>ignore_exceptions</w:t>
      </w:r>
      <w:proofErr w:type="spellEnd"/>
      <w:r w:rsidRPr="00115780">
        <w:rPr>
          <w:rFonts w:ascii="Consolas" w:hAnsi="Consolas"/>
          <w:sz w:val="14"/>
          <w:lang w:val="en-US"/>
        </w:rPr>
        <w:t>=&gt;[</w:t>
      </w:r>
      <w:proofErr w:type="spellStart"/>
      <w:r w:rsidRPr="00115780">
        <w:rPr>
          <w:rFonts w:ascii="Consolas" w:hAnsi="Consolas"/>
          <w:sz w:val="14"/>
          <w:lang w:val="en-US"/>
        </w:rPr>
        <w:t>ActiveRecord</w:t>
      </w:r>
      <w:proofErr w:type="spellEnd"/>
      <w:r w:rsidRPr="00115780">
        <w:rPr>
          <w:rFonts w:ascii="Consolas" w:hAnsi="Consolas"/>
          <w:sz w:val="14"/>
          <w:lang w:val="en-US"/>
        </w:rPr>
        <w:t>::</w:t>
      </w:r>
      <w:proofErr w:type="spellStart"/>
      <w:r w:rsidRPr="00115780">
        <w:rPr>
          <w:rFonts w:ascii="Consolas" w:hAnsi="Consolas"/>
          <w:sz w:val="14"/>
          <w:lang w:val="en-US"/>
        </w:rPr>
        <w:t>RecordNotFound</w:t>
      </w:r>
      <w:proofErr w:type="spellEnd"/>
      <w:r w:rsidRPr="00115780">
        <w:rPr>
          <w:rFonts w:ascii="Consolas" w:hAnsi="Consolas"/>
          <w:sz w:val="14"/>
          <w:lang w:val="en-US"/>
        </w:rPr>
        <w:t xml:space="preserve">, </w:t>
      </w:r>
      <w:proofErr w:type="spellStart"/>
      <w:r w:rsidRPr="00115780">
        <w:rPr>
          <w:rFonts w:ascii="Consolas" w:hAnsi="Consolas"/>
          <w:sz w:val="14"/>
          <w:lang w:val="en-US"/>
        </w:rPr>
        <w:t>AbstractController</w:t>
      </w:r>
      <w:proofErr w:type="spellEnd"/>
      <w:r w:rsidRPr="00115780">
        <w:rPr>
          <w:rFonts w:ascii="Consolas" w:hAnsi="Consolas"/>
          <w:sz w:val="14"/>
          <w:lang w:val="en-US"/>
        </w:rPr>
        <w:t>::</w:t>
      </w:r>
      <w:proofErr w:type="spellStart"/>
      <w:r w:rsidRPr="00115780">
        <w:rPr>
          <w:rFonts w:ascii="Consolas" w:hAnsi="Consolas"/>
          <w:sz w:val="14"/>
          <w:lang w:val="en-US"/>
        </w:rPr>
        <w:t>ActionNotFound</w:t>
      </w:r>
      <w:proofErr w:type="spellEnd"/>
      <w:r w:rsidRPr="00115780">
        <w:rPr>
          <w:rFonts w:ascii="Consolas" w:hAnsi="Consolas"/>
          <w:sz w:val="14"/>
          <w:lang w:val="en-US"/>
        </w:rPr>
        <w:t xml:space="preserve">, </w:t>
      </w:r>
      <w:proofErr w:type="spellStart"/>
      <w:r w:rsidRPr="00115780">
        <w:rPr>
          <w:rFonts w:ascii="Consolas" w:hAnsi="Consolas"/>
          <w:sz w:val="14"/>
          <w:lang w:val="en-US"/>
        </w:rPr>
        <w:t>ActionController</w:t>
      </w:r>
      <w:proofErr w:type="spellEnd"/>
      <w:r w:rsidRPr="00115780">
        <w:rPr>
          <w:rFonts w:ascii="Consolas" w:hAnsi="Consolas"/>
          <w:sz w:val="14"/>
          <w:lang w:val="en-US"/>
        </w:rPr>
        <w:t>::</w:t>
      </w:r>
      <w:proofErr w:type="spellStart"/>
      <w:r w:rsidRPr="00115780">
        <w:rPr>
          <w:rFonts w:ascii="Consolas" w:hAnsi="Consolas"/>
          <w:sz w:val="14"/>
          <w:lang w:val="en-US"/>
        </w:rPr>
        <w:t>RoutingError</w:t>
      </w:r>
      <w:proofErr w:type="spellEnd"/>
      <w:r w:rsidRPr="00115780">
        <w:rPr>
          <w:rFonts w:ascii="Consolas" w:hAnsi="Consolas"/>
          <w:sz w:val="14"/>
          <w:lang w:val="en-US"/>
        </w:rPr>
        <w:t>], :</w:t>
      </w:r>
      <w:proofErr w:type="spellStart"/>
      <w:r w:rsidRPr="00115780">
        <w:rPr>
          <w:rFonts w:ascii="Consolas" w:hAnsi="Consolas"/>
          <w:sz w:val="14"/>
          <w:lang w:val="en-US"/>
        </w:rPr>
        <w:t>email_prefix</w:t>
      </w:r>
      <w:proofErr w:type="spellEnd"/>
      <w:r w:rsidRPr="00115780">
        <w:rPr>
          <w:rFonts w:ascii="Consolas" w:hAnsi="Consolas"/>
          <w:sz w:val="14"/>
          <w:lang w:val="en-US"/>
        </w:rPr>
        <w:t>=&gt;"[MRT Exception Notification] "}</w:t>
      </w:r>
    </w:p>
    <w:p w14:paraId="5D6B913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rack.errors</w:t>
      </w:r>
      <w:proofErr w:type="spellEnd"/>
      <w:r w:rsidRPr="00115780">
        <w:rPr>
          <w:rFonts w:ascii="Consolas" w:hAnsi="Consolas"/>
          <w:sz w:val="14"/>
          <w:lang w:val="en-US"/>
        </w:rPr>
        <w:t xml:space="preserve">                                    : #&lt;IO</w:t>
      </w:r>
      <w:proofErr w:type="gramStart"/>
      <w:r w:rsidRPr="00115780">
        <w:rPr>
          <w:rFonts w:ascii="Consolas" w:hAnsi="Consolas"/>
          <w:sz w:val="14"/>
          <w:lang w:val="en-US"/>
        </w:rPr>
        <w:t>:0x7f05f4de3ab8</w:t>
      </w:r>
      <w:proofErr w:type="gramEnd"/>
      <w:r w:rsidRPr="00115780">
        <w:rPr>
          <w:rFonts w:ascii="Consolas" w:hAnsi="Consolas"/>
          <w:sz w:val="14"/>
          <w:lang w:val="en-US"/>
        </w:rPr>
        <w:t>&gt;</w:t>
      </w:r>
    </w:p>
    <w:p w14:paraId="02AF6D1D"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rack.input</w:t>
      </w:r>
      <w:proofErr w:type="spellEnd"/>
      <w:r w:rsidRPr="00115780">
        <w:rPr>
          <w:rFonts w:ascii="Consolas" w:hAnsi="Consolas"/>
          <w:sz w:val="14"/>
          <w:lang w:val="en-US"/>
        </w:rPr>
        <w:t xml:space="preserve">                                     : #&lt;</w:t>
      </w:r>
      <w:proofErr w:type="spellStart"/>
      <w:r w:rsidRPr="00115780">
        <w:rPr>
          <w:rFonts w:ascii="Consolas" w:hAnsi="Consolas"/>
          <w:sz w:val="14"/>
          <w:lang w:val="en-US"/>
        </w:rPr>
        <w:t>PhusionPassenger</w:t>
      </w:r>
      <w:proofErr w:type="spellEnd"/>
      <w:r w:rsidRPr="00115780">
        <w:rPr>
          <w:rFonts w:ascii="Consolas" w:hAnsi="Consolas"/>
          <w:sz w:val="14"/>
          <w:lang w:val="en-US"/>
        </w:rPr>
        <w:t>:</w:t>
      </w:r>
      <w:proofErr w:type="gramStart"/>
      <w:r w:rsidRPr="00115780">
        <w:rPr>
          <w:rFonts w:ascii="Consolas" w:hAnsi="Consolas"/>
          <w:sz w:val="14"/>
          <w:lang w:val="en-US"/>
        </w:rPr>
        <w:t>:</w:t>
      </w:r>
      <w:proofErr w:type="spellStart"/>
      <w:r w:rsidRPr="00115780">
        <w:rPr>
          <w:rFonts w:ascii="Consolas" w:hAnsi="Consolas"/>
          <w:sz w:val="14"/>
          <w:lang w:val="en-US"/>
        </w:rPr>
        <w:t>Utils</w:t>
      </w:r>
      <w:proofErr w:type="spellEnd"/>
      <w:proofErr w:type="gramEnd"/>
      <w:r w:rsidRPr="00115780">
        <w:rPr>
          <w:rFonts w:ascii="Consolas" w:hAnsi="Consolas"/>
          <w:sz w:val="14"/>
          <w:lang w:val="en-US"/>
        </w:rPr>
        <w:t>::RewindableInput:0x7f05efc4ac10&gt;</w:t>
      </w:r>
    </w:p>
    <w:p w14:paraId="1EF99B7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rack.multiprocess</w:t>
      </w:r>
      <w:proofErr w:type="spellEnd"/>
      <w:r w:rsidRPr="00115780">
        <w:rPr>
          <w:rFonts w:ascii="Consolas" w:hAnsi="Consolas"/>
          <w:sz w:val="14"/>
          <w:lang w:val="en-US"/>
        </w:rPr>
        <w:t xml:space="preserve">                              : true</w:t>
      </w:r>
    </w:p>
    <w:p w14:paraId="68CF263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rack.multithread</w:t>
      </w:r>
      <w:proofErr w:type="spellEnd"/>
      <w:r w:rsidRPr="00115780">
        <w:rPr>
          <w:rFonts w:ascii="Consolas" w:hAnsi="Consolas"/>
          <w:sz w:val="14"/>
          <w:lang w:val="en-US"/>
        </w:rPr>
        <w:t xml:space="preserve">                               : false</w:t>
      </w:r>
    </w:p>
    <w:p w14:paraId="6DF8E21E"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rack.request.cookie_hash</w:t>
      </w:r>
      <w:proofErr w:type="spellEnd"/>
      <w:r w:rsidRPr="00115780">
        <w:rPr>
          <w:rFonts w:ascii="Consolas" w:hAnsi="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rack.request.cookie_string</w:t>
      </w:r>
      <w:proofErr w:type="spellEnd"/>
      <w:r w:rsidRPr="00115780">
        <w:rPr>
          <w:rFonts w:ascii="Consolas" w:hAnsi="Consolas"/>
          <w:sz w:val="14"/>
          <w:lang w:val="en-US"/>
        </w:rPr>
        <w:t xml:space="preserve">                     : __</w:t>
      </w:r>
      <w:proofErr w:type="spellStart"/>
      <w:r w:rsidRPr="00115780">
        <w:rPr>
          <w:rFonts w:ascii="Consolas" w:hAnsi="Consolas"/>
          <w:sz w:val="14"/>
          <w:lang w:val="en-US"/>
        </w:rPr>
        <w:t>utma</w:t>
      </w:r>
      <w:proofErr w:type="spellEnd"/>
      <w:r w:rsidRPr="00115780">
        <w:rPr>
          <w:rFonts w:ascii="Consolas" w:hAnsi="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rack.request.query_hash</w:t>
      </w:r>
      <w:proofErr w:type="spellEnd"/>
      <w:r w:rsidRPr="00115780">
        <w:rPr>
          <w:rFonts w:ascii="Consolas" w:hAnsi="Consolas"/>
          <w:sz w:val="14"/>
          <w:lang w:val="en-US"/>
        </w:rPr>
        <w:t xml:space="preserve">                        : {}</w:t>
      </w:r>
    </w:p>
    <w:p w14:paraId="547AE9E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rack.request.query_string</w:t>
      </w:r>
      <w:proofErr w:type="spellEnd"/>
      <w:r w:rsidRPr="00115780">
        <w:rPr>
          <w:rFonts w:ascii="Consolas" w:hAnsi="Consolas"/>
          <w:sz w:val="14"/>
          <w:lang w:val="en-US"/>
        </w:rPr>
        <w:t xml:space="preserve">                      :</w:t>
      </w:r>
    </w:p>
    <w:p w14:paraId="0A6C95D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rack.run_once</w:t>
      </w:r>
      <w:proofErr w:type="spellEnd"/>
      <w:r w:rsidRPr="00115780">
        <w:rPr>
          <w:rFonts w:ascii="Consolas" w:hAnsi="Consolas"/>
          <w:sz w:val="14"/>
          <w:lang w:val="en-US"/>
        </w:rPr>
        <w:t xml:space="preserve">                                  : false</w:t>
      </w:r>
    </w:p>
    <w:p w14:paraId="02BD3F2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rack.session</w:t>
      </w:r>
      <w:proofErr w:type="spellEnd"/>
      <w:r w:rsidRPr="00115780">
        <w:rPr>
          <w:rFonts w:ascii="Consolas" w:hAnsi="Consolas"/>
          <w:sz w:val="14"/>
          <w:lang w:val="en-US"/>
        </w:rPr>
        <w:t xml:space="preserve">                                   : {"_</w:t>
      </w:r>
      <w:proofErr w:type="spellStart"/>
      <w:r w:rsidRPr="00115780">
        <w:rPr>
          <w:rFonts w:ascii="Consolas" w:hAnsi="Consolas"/>
          <w:sz w:val="14"/>
          <w:lang w:val="en-US"/>
        </w:rPr>
        <w:t>csrf_token</w:t>
      </w:r>
      <w:proofErr w:type="spellEnd"/>
      <w:r w:rsidRPr="00115780">
        <w:rPr>
          <w:rFonts w:ascii="Consolas" w:hAnsi="Consolas"/>
          <w:sz w:val="14"/>
          <w:lang w:val="en-US"/>
        </w:rPr>
        <w:t>"=&gt;"Al/esLfLC2bHKwbydo0loQSHUZNsZhDNa8OPRTSJS4I=", "</w:t>
      </w:r>
      <w:proofErr w:type="spellStart"/>
      <w:r w:rsidRPr="00115780">
        <w:rPr>
          <w:rFonts w:ascii="Consolas" w:hAnsi="Consolas"/>
          <w:sz w:val="14"/>
          <w:lang w:val="en-US"/>
        </w:rPr>
        <w:t>session_id</w:t>
      </w:r>
      <w:proofErr w:type="spellEnd"/>
      <w:r w:rsidRPr="00115780">
        <w:rPr>
          <w:rFonts w:ascii="Consolas" w:hAnsi="Consolas"/>
          <w:sz w:val="14"/>
          <w:lang w:val="en-US"/>
        </w:rPr>
        <w:t>"=&gt;"d5343eef18878db41193cc1c7b2a813e", "</w:t>
      </w:r>
      <w:proofErr w:type="spellStart"/>
      <w:r w:rsidRPr="00115780">
        <w:rPr>
          <w:rFonts w:ascii="Consolas" w:hAnsi="Consolas"/>
          <w:sz w:val="14"/>
          <w:lang w:val="en-US"/>
        </w:rPr>
        <w:t>warden.user.user.key</w:t>
      </w:r>
      <w:proofErr w:type="spellEnd"/>
      <w:r w:rsidRPr="00115780">
        <w:rPr>
          <w:rFonts w:ascii="Consolas" w:hAnsi="Consolas"/>
          <w:sz w:val="14"/>
          <w:lang w:val="en-US"/>
        </w:rPr>
        <w:t>"=</w:t>
      </w:r>
      <w:proofErr w:type="gramStart"/>
      <w:r w:rsidRPr="00115780">
        <w:rPr>
          <w:rFonts w:ascii="Consolas" w:hAnsi="Consolas"/>
          <w:sz w:val="14"/>
          <w:lang w:val="en-US"/>
        </w:rPr>
        <w:t>&gt;[</w:t>
      </w:r>
      <w:proofErr w:type="gramEnd"/>
      <w:r w:rsidRPr="00115780">
        <w:rPr>
          <w:rFonts w:ascii="Consolas" w:hAnsi="Consolas"/>
          <w:sz w:val="14"/>
          <w:lang w:val="en-US"/>
        </w:rPr>
        <w:t>"Secretary", [1], "$2a$10$shRjNUvc5t6pqCJAT7dgZ."]}</w:t>
      </w:r>
    </w:p>
    <w:p w14:paraId="312CCA8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rack.session.options</w:t>
      </w:r>
      <w:proofErr w:type="spellEnd"/>
      <w:r w:rsidRPr="00115780">
        <w:rPr>
          <w:rFonts w:ascii="Consolas" w:hAnsi="Consolas"/>
          <w:sz w:val="14"/>
          <w:lang w:val="en-US"/>
        </w:rPr>
        <w:t xml:space="preserve">                           : {:secure=&gt;false, :</w:t>
      </w:r>
      <w:proofErr w:type="spellStart"/>
      <w:r w:rsidRPr="00115780">
        <w:rPr>
          <w:rFonts w:ascii="Consolas" w:hAnsi="Consolas"/>
          <w:sz w:val="14"/>
          <w:lang w:val="en-US"/>
        </w:rPr>
        <w:t>expire_after</w:t>
      </w:r>
      <w:proofErr w:type="spellEnd"/>
      <w:r w:rsidRPr="00115780">
        <w:rPr>
          <w:rFonts w:ascii="Consolas" w:hAnsi="Consolas"/>
          <w:sz w:val="14"/>
          <w:lang w:val="en-US"/>
        </w:rPr>
        <w:t>=&gt;nil, :</w:t>
      </w:r>
      <w:proofErr w:type="spellStart"/>
      <w:r w:rsidRPr="00115780">
        <w:rPr>
          <w:rFonts w:ascii="Consolas" w:hAnsi="Consolas"/>
          <w:sz w:val="14"/>
          <w:lang w:val="en-US"/>
        </w:rPr>
        <w:t>httponly</w:t>
      </w:r>
      <w:proofErr w:type="spellEnd"/>
      <w:r w:rsidRPr="00115780">
        <w:rPr>
          <w:rFonts w:ascii="Consolas" w:hAnsi="Consolas"/>
          <w:sz w:val="14"/>
          <w:lang w:val="en-US"/>
        </w:rPr>
        <w:t>=&gt;true, :domain=&gt;nil, :path=&gt;"/", :id=&gt;"d5343eef18878db41193cc1c7b2a813e"}</w:t>
      </w:r>
    </w:p>
    <w:p w14:paraId="1E61A31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rack.url_scheme</w:t>
      </w:r>
      <w:proofErr w:type="spellEnd"/>
      <w:r w:rsidRPr="00115780">
        <w:rPr>
          <w:rFonts w:ascii="Consolas" w:hAnsi="Consolas"/>
          <w:sz w:val="14"/>
          <w:lang w:val="en-US"/>
        </w:rPr>
        <w:t xml:space="preserve">                                : http</w:t>
      </w:r>
    </w:p>
    <w:p w14:paraId="22B9726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spellStart"/>
      <w:r w:rsidRPr="00115780">
        <w:rPr>
          <w:rFonts w:ascii="Consolas" w:hAnsi="Consolas"/>
          <w:sz w:val="14"/>
          <w:lang w:val="en-US"/>
        </w:rPr>
        <w:t>rack.version</w:t>
      </w:r>
      <w:proofErr w:type="spellEnd"/>
      <w:r w:rsidRPr="00115780">
        <w:rPr>
          <w:rFonts w:ascii="Consolas" w:hAnsi="Consolas"/>
          <w:sz w:val="14"/>
          <w:lang w:val="en-US"/>
        </w:rPr>
        <w:t xml:space="preserve">                                   : [1, 0]</w:t>
      </w:r>
    </w:p>
    <w:p w14:paraId="3F65DDB6"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gramStart"/>
      <w:r w:rsidRPr="00115780">
        <w:rPr>
          <w:rFonts w:ascii="Consolas" w:hAnsi="Consolas"/>
          <w:sz w:val="14"/>
          <w:lang w:val="en-US"/>
        </w:rPr>
        <w:t>warden</w:t>
      </w:r>
      <w:proofErr w:type="gramEnd"/>
      <w:r w:rsidRPr="00115780">
        <w:rPr>
          <w:rFonts w:ascii="Consolas" w:hAnsi="Consolas"/>
          <w:sz w:val="14"/>
          <w:lang w:val="en-US"/>
        </w:rPr>
        <w:t xml:space="preserve">                                         : #&lt;Warden::Proxy:0x7f05efc24b28&gt;</w:t>
      </w:r>
    </w:p>
    <w:p w14:paraId="41F76D3A" w14:textId="77777777" w:rsidR="00B167E3" w:rsidRPr="00115780" w:rsidRDefault="00B167E3" w:rsidP="00B167E3">
      <w:pPr>
        <w:rPr>
          <w:rFonts w:ascii="Consolas" w:hAnsi="Consolas"/>
          <w:sz w:val="14"/>
          <w:lang w:val="en-US"/>
        </w:rPr>
      </w:pPr>
    </w:p>
    <w:p w14:paraId="4C26294E" w14:textId="77777777" w:rsidR="00B167E3" w:rsidRPr="00115780" w:rsidRDefault="00B167E3" w:rsidP="00B167E3">
      <w:pPr>
        <w:rPr>
          <w:rFonts w:ascii="Consolas" w:hAnsi="Consolas"/>
          <w:sz w:val="14"/>
          <w:lang w:val="en-US"/>
        </w:rPr>
      </w:pPr>
      <w:r w:rsidRPr="00115780">
        <w:rPr>
          <w:rFonts w:ascii="Consolas" w:hAnsi="Consolas"/>
          <w:sz w:val="14"/>
          <w:lang w:val="en-US"/>
        </w:rPr>
        <w:lastRenderedPageBreak/>
        <w:t xml:space="preserve"> * Process: 25196</w:t>
      </w:r>
    </w:p>
    <w:p w14:paraId="6F0B6A0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t>
      </w:r>
      <w:proofErr w:type="gramStart"/>
      <w:r w:rsidRPr="00115780">
        <w:rPr>
          <w:rFonts w:ascii="Consolas" w:hAnsi="Consolas"/>
          <w:sz w:val="14"/>
          <w:lang w:val="en-US"/>
        </w:rPr>
        <w:t>Server :</w:t>
      </w:r>
      <w:proofErr w:type="gramEnd"/>
      <w:r w:rsidRPr="00115780">
        <w:rPr>
          <w:rFonts w:ascii="Consolas" w:hAnsi="Consolas"/>
          <w:sz w:val="14"/>
          <w:lang w:val="en-US"/>
        </w:rPr>
        <w:t xml:space="preserve"> </w:t>
      </w:r>
      <w:proofErr w:type="spellStart"/>
      <w:r w:rsidRPr="00115780">
        <w:rPr>
          <w:rFonts w:ascii="Consolas" w:hAnsi="Consolas"/>
          <w:sz w:val="14"/>
          <w:lang w:val="en-US"/>
        </w:rPr>
        <w:t>lukeshost</w:t>
      </w:r>
      <w:proofErr w:type="spellEnd"/>
    </w:p>
    <w:p w14:paraId="23EE8BF2" w14:textId="77777777" w:rsidR="00B167E3" w:rsidRPr="00115780" w:rsidRDefault="00B167E3" w:rsidP="00B167E3">
      <w:pPr>
        <w:rPr>
          <w:rFonts w:ascii="Consolas" w:hAnsi="Consolas"/>
          <w:sz w:val="14"/>
          <w:lang w:val="en-US"/>
        </w:rPr>
      </w:pPr>
    </w:p>
    <w:p w14:paraId="117B85D4" w14:textId="77777777" w:rsidR="00B167E3" w:rsidRPr="00115780" w:rsidRDefault="00B167E3" w:rsidP="00B167E3">
      <w:pPr>
        <w:rPr>
          <w:rFonts w:ascii="Consolas" w:hAnsi="Consolas"/>
          <w:sz w:val="14"/>
          <w:lang w:val="en-US"/>
        </w:rPr>
      </w:pPr>
      <w:r w:rsidRPr="00115780">
        <w:rPr>
          <w:rFonts w:ascii="Consolas" w:hAnsi="Consolas"/>
          <w:sz w:val="14"/>
          <w:lang w:val="en-US"/>
        </w:rPr>
        <w:t>-------------------------------</w:t>
      </w:r>
    </w:p>
    <w:p w14:paraId="4AC9D15C" w14:textId="77777777" w:rsidR="00B167E3" w:rsidRPr="00115780" w:rsidRDefault="00B167E3" w:rsidP="00B167E3">
      <w:pPr>
        <w:rPr>
          <w:rFonts w:ascii="Consolas" w:hAnsi="Consolas"/>
          <w:sz w:val="14"/>
          <w:lang w:val="en-US"/>
        </w:rPr>
      </w:pPr>
      <w:proofErr w:type="spellStart"/>
      <w:r w:rsidRPr="00115780">
        <w:rPr>
          <w:rFonts w:ascii="Consolas" w:hAnsi="Consolas"/>
          <w:sz w:val="14"/>
          <w:lang w:val="en-US"/>
        </w:rPr>
        <w:t>Backtrace</w:t>
      </w:r>
      <w:proofErr w:type="spellEnd"/>
      <w:r w:rsidRPr="00115780">
        <w:rPr>
          <w:rFonts w:ascii="Consolas" w:hAnsi="Consolas"/>
          <w:sz w:val="14"/>
          <w:lang w:val="en-US"/>
        </w:rPr>
        <w:t>:</w:t>
      </w:r>
    </w:p>
    <w:p w14:paraId="3B718ADE" w14:textId="77777777" w:rsidR="00B167E3" w:rsidRPr="00115780" w:rsidRDefault="00B167E3" w:rsidP="00B167E3">
      <w:pPr>
        <w:rPr>
          <w:rFonts w:ascii="Consolas" w:hAnsi="Consolas"/>
          <w:sz w:val="14"/>
          <w:lang w:val="en-US"/>
        </w:rPr>
      </w:pPr>
      <w:r w:rsidRPr="00115780">
        <w:rPr>
          <w:rFonts w:ascii="Consolas" w:hAnsi="Consolas"/>
          <w:sz w:val="14"/>
          <w:lang w:val="en-US"/>
        </w:rPr>
        <w:t>-------------------------------</w:t>
      </w:r>
    </w:p>
    <w:p w14:paraId="0DE93554" w14:textId="77777777" w:rsidR="00B167E3" w:rsidRPr="00115780" w:rsidRDefault="00B167E3" w:rsidP="00B167E3">
      <w:pPr>
        <w:rPr>
          <w:rFonts w:ascii="Consolas" w:hAnsi="Consolas"/>
          <w:sz w:val="14"/>
          <w:lang w:val="en-US"/>
        </w:rPr>
      </w:pPr>
    </w:p>
    <w:p w14:paraId="46AF805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app/controllers/time_entries_controller.rb:7:in `index'</w:t>
      </w:r>
    </w:p>
    <w:p w14:paraId="55DBD64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action_controller</w:t>
      </w:r>
      <w:proofErr w:type="spellEnd"/>
      <w:r w:rsidRPr="00115780">
        <w:rPr>
          <w:rFonts w:ascii="Consolas" w:hAnsi="Consolas"/>
          <w:sz w:val="14"/>
          <w:lang w:val="en-US"/>
        </w:rPr>
        <w:t>/metal/implicit_render.rb:4:in `</w:t>
      </w:r>
      <w:proofErr w:type="spellStart"/>
      <w:r w:rsidRPr="00115780">
        <w:rPr>
          <w:rFonts w:ascii="Consolas" w:hAnsi="Consolas"/>
          <w:sz w:val="14"/>
          <w:lang w:val="en-US"/>
        </w:rPr>
        <w:t>send_action</w:t>
      </w:r>
      <w:proofErr w:type="spellEnd"/>
      <w:r w:rsidRPr="00115780">
        <w:rPr>
          <w:rFonts w:ascii="Consolas" w:hAnsi="Consolas"/>
          <w:sz w:val="14"/>
          <w:lang w:val="en-US"/>
        </w:rPr>
        <w:t>'</w:t>
      </w:r>
    </w:p>
    <w:p w14:paraId="6DB977D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action_controller</w:t>
      </w:r>
      <w:proofErr w:type="spellEnd"/>
      <w:r w:rsidRPr="00115780">
        <w:rPr>
          <w:rFonts w:ascii="Consolas" w:hAnsi="Consolas"/>
          <w:sz w:val="14"/>
          <w:lang w:val="en-US"/>
        </w:rPr>
        <w:t>/metal/implicit_render.rb:4:in `</w:t>
      </w:r>
      <w:proofErr w:type="spellStart"/>
      <w:r w:rsidRPr="00115780">
        <w:rPr>
          <w:rFonts w:ascii="Consolas" w:hAnsi="Consolas"/>
          <w:sz w:val="14"/>
          <w:lang w:val="en-US"/>
        </w:rPr>
        <w:t>send_action</w:t>
      </w:r>
      <w:proofErr w:type="spellEnd"/>
      <w:r w:rsidRPr="00115780">
        <w:rPr>
          <w:rFonts w:ascii="Consolas" w:hAnsi="Consolas"/>
          <w:sz w:val="14"/>
          <w:lang w:val="en-US"/>
        </w:rPr>
        <w:t>'</w:t>
      </w:r>
    </w:p>
    <w:p w14:paraId="7F36E5C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abstract_controller</w:t>
      </w:r>
      <w:proofErr w:type="spellEnd"/>
      <w:r w:rsidRPr="00115780">
        <w:rPr>
          <w:rFonts w:ascii="Consolas" w:hAnsi="Consolas"/>
          <w:sz w:val="14"/>
          <w:lang w:val="en-US"/>
        </w:rPr>
        <w:t>/base.rb:150:in `</w:t>
      </w:r>
      <w:proofErr w:type="spellStart"/>
      <w:r w:rsidRPr="00115780">
        <w:rPr>
          <w:rFonts w:ascii="Consolas" w:hAnsi="Consolas"/>
          <w:sz w:val="14"/>
          <w:lang w:val="en-US"/>
        </w:rPr>
        <w:t>process_action</w:t>
      </w:r>
      <w:proofErr w:type="spellEnd"/>
      <w:r w:rsidRPr="00115780">
        <w:rPr>
          <w:rFonts w:ascii="Consolas" w:hAnsi="Consolas"/>
          <w:sz w:val="14"/>
          <w:lang w:val="en-US"/>
        </w:rPr>
        <w:t>'</w:t>
      </w:r>
    </w:p>
    <w:p w14:paraId="781983D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action_controller</w:t>
      </w:r>
      <w:proofErr w:type="spellEnd"/>
      <w:r w:rsidRPr="00115780">
        <w:rPr>
          <w:rFonts w:ascii="Consolas" w:hAnsi="Consolas"/>
          <w:sz w:val="14"/>
          <w:lang w:val="en-US"/>
        </w:rPr>
        <w:t>/metal/rendering.rb:11:in `</w:t>
      </w:r>
      <w:proofErr w:type="spellStart"/>
      <w:r w:rsidRPr="00115780">
        <w:rPr>
          <w:rFonts w:ascii="Consolas" w:hAnsi="Consolas"/>
          <w:sz w:val="14"/>
          <w:lang w:val="en-US"/>
        </w:rPr>
        <w:t>process_action</w:t>
      </w:r>
      <w:proofErr w:type="spellEnd"/>
      <w:r w:rsidRPr="00115780">
        <w:rPr>
          <w:rFonts w:ascii="Consolas" w:hAnsi="Consolas"/>
          <w:sz w:val="14"/>
          <w:lang w:val="en-US"/>
        </w:rPr>
        <w:t>'</w:t>
      </w:r>
    </w:p>
    <w:p w14:paraId="05E2CD4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abstract_controller</w:t>
      </w:r>
      <w:proofErr w:type="spellEnd"/>
      <w:r w:rsidRPr="00115780">
        <w:rPr>
          <w:rFonts w:ascii="Consolas" w:hAnsi="Consolas"/>
          <w:sz w:val="14"/>
          <w:lang w:val="en-US"/>
        </w:rPr>
        <w:t>/callbacks.rb:18:in `</w:t>
      </w:r>
      <w:proofErr w:type="spellStart"/>
      <w:r w:rsidRPr="00115780">
        <w:rPr>
          <w:rFonts w:ascii="Consolas" w:hAnsi="Consolas"/>
          <w:sz w:val="14"/>
          <w:lang w:val="en-US"/>
        </w:rPr>
        <w:t>process_action</w:t>
      </w:r>
      <w:proofErr w:type="spellEnd"/>
      <w:r w:rsidRPr="00115780">
        <w:rPr>
          <w:rFonts w:ascii="Consolas" w:hAnsi="Consolas"/>
          <w:sz w:val="14"/>
          <w:lang w:val="en-US"/>
        </w:rPr>
        <w:t>'</w:t>
      </w:r>
    </w:p>
    <w:p w14:paraId="68E918D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activesupport</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active_support</w:t>
      </w:r>
      <w:proofErr w:type="spellEnd"/>
      <w:r w:rsidRPr="00115780">
        <w:rPr>
          <w:rFonts w:ascii="Consolas" w:hAnsi="Consolas"/>
          <w:sz w:val="14"/>
          <w:lang w:val="en-US"/>
        </w:rPr>
        <w:t>/callbacks.rb:440:in `_run__1115460920__process_action__199225275__callbacks'</w:t>
      </w:r>
    </w:p>
    <w:p w14:paraId="516AF55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activesupport</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active_support</w:t>
      </w:r>
      <w:proofErr w:type="spellEnd"/>
      <w:r w:rsidRPr="00115780">
        <w:rPr>
          <w:rFonts w:ascii="Consolas" w:hAnsi="Consolas"/>
          <w:sz w:val="14"/>
          <w:lang w:val="en-US"/>
        </w:rPr>
        <w:t>/callbacks.rb:409:in `send'</w:t>
      </w:r>
    </w:p>
    <w:p w14:paraId="0F526FB6"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activesupport</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active_support</w:t>
      </w:r>
      <w:proofErr w:type="spellEnd"/>
      <w:r w:rsidRPr="00115780">
        <w:rPr>
          <w:rFonts w:ascii="Consolas" w:hAnsi="Consolas"/>
          <w:sz w:val="14"/>
          <w:lang w:val="en-US"/>
        </w:rPr>
        <w:t>/callbacks.rb:409:in `_</w:t>
      </w:r>
      <w:proofErr w:type="spellStart"/>
      <w:r w:rsidRPr="00115780">
        <w:rPr>
          <w:rFonts w:ascii="Consolas" w:hAnsi="Consolas"/>
          <w:sz w:val="14"/>
          <w:lang w:val="en-US"/>
        </w:rPr>
        <w:t>run_process_action_callbacks</w:t>
      </w:r>
      <w:proofErr w:type="spellEnd"/>
      <w:r w:rsidRPr="00115780">
        <w:rPr>
          <w:rFonts w:ascii="Consolas" w:hAnsi="Consolas"/>
          <w:sz w:val="14"/>
          <w:lang w:val="en-US"/>
        </w:rPr>
        <w:t>'</w:t>
      </w:r>
    </w:p>
    <w:p w14:paraId="6894449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activesupport</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active_support</w:t>
      </w:r>
      <w:proofErr w:type="spellEnd"/>
      <w:r w:rsidRPr="00115780">
        <w:rPr>
          <w:rFonts w:ascii="Consolas" w:hAnsi="Consolas"/>
          <w:sz w:val="14"/>
          <w:lang w:val="en-US"/>
        </w:rPr>
        <w:t>/callbacks.rb:93:in `send'</w:t>
      </w:r>
    </w:p>
    <w:p w14:paraId="1B17A2B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activesupport</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active_support</w:t>
      </w:r>
      <w:proofErr w:type="spellEnd"/>
      <w:r w:rsidRPr="00115780">
        <w:rPr>
          <w:rFonts w:ascii="Consolas" w:hAnsi="Consolas"/>
          <w:sz w:val="14"/>
          <w:lang w:val="en-US"/>
        </w:rPr>
        <w:t>/callbacks.rb:93:in `</w:t>
      </w:r>
      <w:proofErr w:type="spellStart"/>
      <w:r w:rsidRPr="00115780">
        <w:rPr>
          <w:rFonts w:ascii="Consolas" w:hAnsi="Consolas"/>
          <w:sz w:val="14"/>
          <w:lang w:val="en-US"/>
        </w:rPr>
        <w:t>run_callbacks</w:t>
      </w:r>
      <w:proofErr w:type="spellEnd"/>
      <w:r w:rsidRPr="00115780">
        <w:rPr>
          <w:rFonts w:ascii="Consolas" w:hAnsi="Consolas"/>
          <w:sz w:val="14"/>
          <w:lang w:val="en-US"/>
        </w:rPr>
        <w:t>'</w:t>
      </w:r>
    </w:p>
    <w:p w14:paraId="74CAA5E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abstract_controller</w:t>
      </w:r>
      <w:proofErr w:type="spellEnd"/>
      <w:r w:rsidRPr="00115780">
        <w:rPr>
          <w:rFonts w:ascii="Consolas" w:hAnsi="Consolas"/>
          <w:sz w:val="14"/>
          <w:lang w:val="en-US"/>
        </w:rPr>
        <w:t>/callbacks.rb:17:in `</w:t>
      </w:r>
      <w:proofErr w:type="spellStart"/>
      <w:r w:rsidRPr="00115780">
        <w:rPr>
          <w:rFonts w:ascii="Consolas" w:hAnsi="Consolas"/>
          <w:sz w:val="14"/>
          <w:lang w:val="en-US"/>
        </w:rPr>
        <w:t>process_action</w:t>
      </w:r>
      <w:proofErr w:type="spellEnd"/>
      <w:r w:rsidRPr="00115780">
        <w:rPr>
          <w:rFonts w:ascii="Consolas" w:hAnsi="Consolas"/>
          <w:sz w:val="14"/>
          <w:lang w:val="en-US"/>
        </w:rPr>
        <w:t>'</w:t>
      </w:r>
    </w:p>
    <w:p w14:paraId="1D4BF4E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action_controller</w:t>
      </w:r>
      <w:proofErr w:type="spellEnd"/>
      <w:r w:rsidRPr="00115780">
        <w:rPr>
          <w:rFonts w:ascii="Consolas" w:hAnsi="Consolas"/>
          <w:sz w:val="14"/>
          <w:lang w:val="en-US"/>
        </w:rPr>
        <w:t>/metal/instrumentation.rb:30:in `</w:t>
      </w:r>
      <w:proofErr w:type="spellStart"/>
      <w:r w:rsidRPr="00115780">
        <w:rPr>
          <w:rFonts w:ascii="Consolas" w:hAnsi="Consolas"/>
          <w:sz w:val="14"/>
          <w:lang w:val="en-US"/>
        </w:rPr>
        <w:t>process_action</w:t>
      </w:r>
      <w:proofErr w:type="spellEnd"/>
      <w:r w:rsidRPr="00115780">
        <w:rPr>
          <w:rFonts w:ascii="Consolas" w:hAnsi="Consolas"/>
          <w:sz w:val="14"/>
          <w:lang w:val="en-US"/>
        </w:rPr>
        <w:t>'</w:t>
      </w:r>
    </w:p>
    <w:p w14:paraId="05FDFA6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activesupport</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active_support</w:t>
      </w:r>
      <w:proofErr w:type="spellEnd"/>
      <w:r w:rsidRPr="00115780">
        <w:rPr>
          <w:rFonts w:ascii="Consolas" w:hAnsi="Consolas"/>
          <w:sz w:val="14"/>
          <w:lang w:val="en-US"/>
        </w:rPr>
        <w:t>/notifications.rb:52:in `instrument'</w:t>
      </w:r>
    </w:p>
    <w:p w14:paraId="7B7B669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activesupport</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active_support</w:t>
      </w:r>
      <w:proofErr w:type="spellEnd"/>
      <w:r w:rsidRPr="00115780">
        <w:rPr>
          <w:rFonts w:ascii="Consolas" w:hAnsi="Consolas"/>
          <w:sz w:val="14"/>
          <w:lang w:val="en-US"/>
        </w:rPr>
        <w:t>/notifications/instrumenter.rb:21:in `instrument'</w:t>
      </w:r>
    </w:p>
    <w:p w14:paraId="481C1C7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activesupport</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active_support</w:t>
      </w:r>
      <w:proofErr w:type="spellEnd"/>
      <w:r w:rsidRPr="00115780">
        <w:rPr>
          <w:rFonts w:ascii="Consolas" w:hAnsi="Consolas"/>
          <w:sz w:val="14"/>
          <w:lang w:val="en-US"/>
        </w:rPr>
        <w:t>/notifications.rb:52:in `instrument'</w:t>
      </w:r>
    </w:p>
    <w:p w14:paraId="797C676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action_controller</w:t>
      </w:r>
      <w:proofErr w:type="spellEnd"/>
      <w:r w:rsidRPr="00115780">
        <w:rPr>
          <w:rFonts w:ascii="Consolas" w:hAnsi="Consolas"/>
          <w:sz w:val="14"/>
          <w:lang w:val="en-US"/>
        </w:rPr>
        <w:t>/metal/instrumentation.rb:29:in `</w:t>
      </w:r>
      <w:proofErr w:type="spellStart"/>
      <w:r w:rsidRPr="00115780">
        <w:rPr>
          <w:rFonts w:ascii="Consolas" w:hAnsi="Consolas"/>
          <w:sz w:val="14"/>
          <w:lang w:val="en-US"/>
        </w:rPr>
        <w:t>process_action</w:t>
      </w:r>
      <w:proofErr w:type="spellEnd"/>
      <w:r w:rsidRPr="00115780">
        <w:rPr>
          <w:rFonts w:ascii="Consolas" w:hAnsi="Consolas"/>
          <w:sz w:val="14"/>
          <w:lang w:val="en-US"/>
        </w:rPr>
        <w:t>'</w:t>
      </w:r>
    </w:p>
    <w:p w14:paraId="3496DAE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action_controller</w:t>
      </w:r>
      <w:proofErr w:type="spellEnd"/>
      <w:r w:rsidRPr="00115780">
        <w:rPr>
          <w:rFonts w:ascii="Consolas" w:hAnsi="Consolas"/>
          <w:sz w:val="14"/>
          <w:lang w:val="en-US"/>
        </w:rPr>
        <w:t>/metal/rescue.rb:17:in `</w:t>
      </w:r>
      <w:proofErr w:type="spellStart"/>
      <w:r w:rsidRPr="00115780">
        <w:rPr>
          <w:rFonts w:ascii="Consolas" w:hAnsi="Consolas"/>
          <w:sz w:val="14"/>
          <w:lang w:val="en-US"/>
        </w:rPr>
        <w:t>process_action</w:t>
      </w:r>
      <w:proofErr w:type="spellEnd"/>
      <w:r w:rsidRPr="00115780">
        <w:rPr>
          <w:rFonts w:ascii="Consolas" w:hAnsi="Consolas"/>
          <w:sz w:val="14"/>
          <w:lang w:val="en-US"/>
        </w:rPr>
        <w:t>'</w:t>
      </w:r>
    </w:p>
    <w:p w14:paraId="1A5830F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abstract_controller</w:t>
      </w:r>
      <w:proofErr w:type="spellEnd"/>
      <w:r w:rsidRPr="00115780">
        <w:rPr>
          <w:rFonts w:ascii="Consolas" w:hAnsi="Consolas"/>
          <w:sz w:val="14"/>
          <w:lang w:val="en-US"/>
        </w:rPr>
        <w:t>/base.rb:119:in `process'</w:t>
      </w:r>
    </w:p>
    <w:p w14:paraId="445B999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abstract_controller</w:t>
      </w:r>
      <w:proofErr w:type="spellEnd"/>
      <w:r w:rsidRPr="00115780">
        <w:rPr>
          <w:rFonts w:ascii="Consolas" w:hAnsi="Consolas"/>
          <w:sz w:val="14"/>
          <w:lang w:val="en-US"/>
        </w:rPr>
        <w:t>/rendering.rb:41:in `process'</w:t>
      </w:r>
    </w:p>
    <w:p w14:paraId="0921487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action_controller</w:t>
      </w:r>
      <w:proofErr w:type="spellEnd"/>
      <w:r w:rsidRPr="00115780">
        <w:rPr>
          <w:rFonts w:ascii="Consolas" w:hAnsi="Consolas"/>
          <w:sz w:val="14"/>
          <w:lang w:val="en-US"/>
        </w:rPr>
        <w:t>/metal.rb:138:in `dispatch'</w:t>
      </w:r>
    </w:p>
    <w:p w14:paraId="5CE5158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action_controller</w:t>
      </w:r>
      <w:proofErr w:type="spellEnd"/>
      <w:r w:rsidRPr="00115780">
        <w:rPr>
          <w:rFonts w:ascii="Consolas" w:hAnsi="Consolas"/>
          <w:sz w:val="14"/>
          <w:lang w:val="en-US"/>
        </w:rPr>
        <w:t>/metal/rack_delegation.rb:14:in `dispatch'</w:t>
      </w:r>
    </w:p>
    <w:p w14:paraId="5B77CD4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action_controller</w:t>
      </w:r>
      <w:proofErr w:type="spellEnd"/>
      <w:r w:rsidRPr="00115780">
        <w:rPr>
          <w:rFonts w:ascii="Consolas" w:hAnsi="Consolas"/>
          <w:sz w:val="14"/>
          <w:lang w:val="en-US"/>
        </w:rPr>
        <w:t>/metal.rb:178:in `action'</w:t>
      </w:r>
    </w:p>
    <w:p w14:paraId="1E0A486D"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/routing/route_set.rb:62:in `call'</w:t>
      </w:r>
    </w:p>
    <w:p w14:paraId="0B894336"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/routing/route_set.rb:62:in `dispatch'</w:t>
      </w:r>
    </w:p>
    <w:p w14:paraId="2BE4184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/routing/route_set.rb:27:in `call'</w:t>
      </w:r>
    </w:p>
    <w:p w14:paraId="68843555"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rack-mount</w:t>
      </w:r>
      <w:proofErr w:type="gramEnd"/>
      <w:r w:rsidRPr="00115780">
        <w:rPr>
          <w:rFonts w:ascii="Consolas" w:hAnsi="Consolas"/>
          <w:sz w:val="14"/>
          <w:lang w:val="en-US"/>
        </w:rPr>
        <w:t xml:space="preserve"> (0.6.14) lib/rack/mount/route_set.rb:148:in `call'</w:t>
      </w:r>
    </w:p>
    <w:p w14:paraId="32FEDA0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rack-mount</w:t>
      </w:r>
      <w:proofErr w:type="gramEnd"/>
      <w:r w:rsidRPr="00115780">
        <w:rPr>
          <w:rFonts w:ascii="Consolas" w:hAnsi="Consolas"/>
          <w:sz w:val="14"/>
          <w:lang w:val="en-US"/>
        </w:rPr>
        <w:t xml:space="preserve"> (0.6.14) lib/rack/mount/code_generation.rb:93:in `recognize'</w:t>
      </w:r>
    </w:p>
    <w:p w14:paraId="75FF9B8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rack-mount</w:t>
      </w:r>
      <w:proofErr w:type="gramEnd"/>
      <w:r w:rsidRPr="00115780">
        <w:rPr>
          <w:rFonts w:ascii="Consolas" w:hAnsi="Consolas"/>
          <w:sz w:val="14"/>
          <w:lang w:val="en-US"/>
        </w:rPr>
        <w:t xml:space="preserve"> (0.6.14) lib/rack/mount/code_generation.rb:82:in `</w:t>
      </w:r>
      <w:proofErr w:type="spellStart"/>
      <w:r w:rsidRPr="00115780">
        <w:rPr>
          <w:rFonts w:ascii="Consolas" w:hAnsi="Consolas"/>
          <w:sz w:val="14"/>
          <w:lang w:val="en-US"/>
        </w:rPr>
        <w:t>optimized_each</w:t>
      </w:r>
      <w:proofErr w:type="spellEnd"/>
      <w:r w:rsidRPr="00115780">
        <w:rPr>
          <w:rFonts w:ascii="Consolas" w:hAnsi="Consolas"/>
          <w:sz w:val="14"/>
          <w:lang w:val="en-US"/>
        </w:rPr>
        <w:t>'</w:t>
      </w:r>
    </w:p>
    <w:p w14:paraId="69FD96F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rack-mount</w:t>
      </w:r>
      <w:proofErr w:type="gramEnd"/>
      <w:r w:rsidRPr="00115780">
        <w:rPr>
          <w:rFonts w:ascii="Consolas" w:hAnsi="Consolas"/>
          <w:sz w:val="14"/>
          <w:lang w:val="en-US"/>
        </w:rPr>
        <w:t xml:space="preserve"> (0.6.14) lib/rack/mount/code_generation.rb:92:in `recognize'</w:t>
      </w:r>
    </w:p>
    <w:p w14:paraId="4094E87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rack-mount</w:t>
      </w:r>
      <w:proofErr w:type="gramEnd"/>
      <w:r w:rsidRPr="00115780">
        <w:rPr>
          <w:rFonts w:ascii="Consolas" w:hAnsi="Consolas"/>
          <w:sz w:val="14"/>
          <w:lang w:val="en-US"/>
        </w:rPr>
        <w:t xml:space="preserve"> (0.6.14) lib/rack/mount/route_set.rb:139:in `call'</w:t>
      </w:r>
    </w:p>
    <w:p w14:paraId="2BA7885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/routing/route_set.rb:492:in `call'</w:t>
      </w:r>
    </w:p>
    <w:p w14:paraId="5526E47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r w:rsidRPr="00115780">
        <w:rPr>
          <w:rFonts w:ascii="Consolas" w:hAnsi="Consolas"/>
          <w:sz w:val="14"/>
          <w:lang w:val="en-US"/>
        </w:rPr>
        <w:t>exception_notification</w:t>
      </w:r>
      <w:proofErr w:type="spellEnd"/>
      <w:r w:rsidRPr="00115780">
        <w:rPr>
          <w:rFonts w:ascii="Consolas" w:hAnsi="Consolas"/>
          <w:sz w:val="14"/>
          <w:lang w:val="en-US"/>
        </w:rPr>
        <w:t xml:space="preserve"> (2.4.0) lib/exception_notifier.rb:19</w:t>
      </w:r>
      <w:proofErr w:type="gramStart"/>
      <w:r w:rsidRPr="00115780">
        <w:rPr>
          <w:rFonts w:ascii="Consolas" w:hAnsi="Consolas"/>
          <w:sz w:val="14"/>
          <w:lang w:val="en-US"/>
        </w:rPr>
        <w:t>:in</w:t>
      </w:r>
      <w:proofErr w:type="gramEnd"/>
      <w:r w:rsidRPr="00115780">
        <w:rPr>
          <w:rFonts w:ascii="Consolas" w:hAnsi="Consolas"/>
          <w:sz w:val="14"/>
          <w:lang w:val="en-US"/>
        </w:rPr>
        <w:t xml:space="preserve"> `call'</w:t>
      </w:r>
    </w:p>
    <w:p w14:paraId="5016DE0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warden</w:t>
      </w:r>
      <w:proofErr w:type="gramEnd"/>
      <w:r w:rsidRPr="00115780">
        <w:rPr>
          <w:rFonts w:ascii="Consolas" w:hAnsi="Consolas"/>
          <w:sz w:val="14"/>
          <w:lang w:val="en-US"/>
        </w:rPr>
        <w:t xml:space="preserve"> (1.0.3) lib/warden/manager.rb:35:in `call'</w:t>
      </w:r>
    </w:p>
    <w:p w14:paraId="184F981E"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warden</w:t>
      </w:r>
      <w:proofErr w:type="gramEnd"/>
      <w:r w:rsidRPr="00115780">
        <w:rPr>
          <w:rFonts w:ascii="Consolas" w:hAnsi="Consolas"/>
          <w:sz w:val="14"/>
          <w:lang w:val="en-US"/>
        </w:rPr>
        <w:t xml:space="preserve"> (1.0.3) lib/warden/manager.rb:34:in `catch'</w:t>
      </w:r>
    </w:p>
    <w:p w14:paraId="408B82E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warden</w:t>
      </w:r>
      <w:proofErr w:type="gramEnd"/>
      <w:r w:rsidRPr="00115780">
        <w:rPr>
          <w:rFonts w:ascii="Consolas" w:hAnsi="Consolas"/>
          <w:sz w:val="14"/>
          <w:lang w:val="en-US"/>
        </w:rPr>
        <w:t xml:space="preserve"> (1.0.3) lib/warden/manager.rb:34:in `call'</w:t>
      </w:r>
    </w:p>
    <w:p w14:paraId="4328AC4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/middleware/best_standards_support.rb:17:in `call'</w:t>
      </w:r>
    </w:p>
    <w:p w14:paraId="0A65348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/middleware/head.rb:14:in `call'</w:t>
      </w:r>
    </w:p>
    <w:p w14:paraId="679BC1C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rack</w:t>
      </w:r>
      <w:proofErr w:type="gramEnd"/>
      <w:r w:rsidRPr="00115780">
        <w:rPr>
          <w:rFonts w:ascii="Consolas" w:hAnsi="Consolas"/>
          <w:sz w:val="14"/>
          <w:lang w:val="en-US"/>
        </w:rPr>
        <w:t xml:space="preserve"> (1.2.2) lib/rack/methodoverride.rb:24:in `call'</w:t>
      </w:r>
    </w:p>
    <w:p w14:paraId="5D65E0B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/middleware/params_parser.rb:21:in `call'</w:t>
      </w:r>
    </w:p>
    <w:p w14:paraId="286B664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/middleware/flash.rb:182:in `call'</w:t>
      </w:r>
    </w:p>
    <w:p w14:paraId="3B3FDE2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/middleware/session/abstract_store.rb:149:in `call'</w:t>
      </w:r>
    </w:p>
    <w:p w14:paraId="1C39692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/middleware/cookies.rb:302:in `call'</w:t>
      </w:r>
    </w:p>
    <w:p w14:paraId="618332B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activerecord</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active_record</w:t>
      </w:r>
      <w:proofErr w:type="spellEnd"/>
      <w:r w:rsidRPr="00115780">
        <w:rPr>
          <w:rFonts w:ascii="Consolas" w:hAnsi="Consolas"/>
          <w:sz w:val="14"/>
          <w:lang w:val="en-US"/>
        </w:rPr>
        <w:t>/query_cache.rb:32:in `call'</w:t>
      </w:r>
    </w:p>
    <w:p w14:paraId="013C750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activerecord</w:t>
      </w:r>
      <w:proofErr w:type="spellEnd"/>
      <w:proofErr w:type="gramEnd"/>
      <w:r w:rsidRPr="00115780">
        <w:rPr>
          <w:rFonts w:ascii="Consolas" w:hAnsi="Consolas"/>
          <w:sz w:val="14"/>
          <w:lang w:val="en-US"/>
        </w:rPr>
        <w:t xml:space="preserve"> (3.0.5) lib/active_record/connection_adapters/abstract/query_cache.rb:28:in `cache'</w:t>
      </w:r>
    </w:p>
    <w:p w14:paraId="0761BD3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activerecord</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active_record</w:t>
      </w:r>
      <w:proofErr w:type="spellEnd"/>
      <w:r w:rsidRPr="00115780">
        <w:rPr>
          <w:rFonts w:ascii="Consolas" w:hAnsi="Consolas"/>
          <w:sz w:val="14"/>
          <w:lang w:val="en-US"/>
        </w:rPr>
        <w:t>/query_cache.rb:12:in `cache'</w:t>
      </w:r>
    </w:p>
    <w:p w14:paraId="4BA4F1F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activerecord</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active_record</w:t>
      </w:r>
      <w:proofErr w:type="spellEnd"/>
      <w:r w:rsidRPr="00115780">
        <w:rPr>
          <w:rFonts w:ascii="Consolas" w:hAnsi="Consolas"/>
          <w:sz w:val="14"/>
          <w:lang w:val="en-US"/>
        </w:rPr>
        <w:t>/query_cache.rb:31:in `call'</w:t>
      </w:r>
    </w:p>
    <w:p w14:paraId="11E3C0A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activerecord</w:t>
      </w:r>
      <w:proofErr w:type="spellEnd"/>
      <w:proofErr w:type="gramEnd"/>
      <w:r w:rsidRPr="00115780">
        <w:rPr>
          <w:rFonts w:ascii="Consolas" w:hAnsi="Consolas"/>
          <w:sz w:val="14"/>
          <w:lang w:val="en-US"/>
        </w:rPr>
        <w:t xml:space="preserve"> (3.0.5) lib/active_record/connection_adapters/abstract/connection_pool.rb:354:in `call'</w:t>
      </w:r>
    </w:p>
    <w:p w14:paraId="6961902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/middleware/callbacks.rb:46:in `call'</w:t>
      </w:r>
    </w:p>
    <w:p w14:paraId="5EE3A2F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activesupport</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active_support</w:t>
      </w:r>
      <w:proofErr w:type="spellEnd"/>
      <w:r w:rsidRPr="00115780">
        <w:rPr>
          <w:rFonts w:ascii="Consolas" w:hAnsi="Consolas"/>
          <w:sz w:val="14"/>
          <w:lang w:val="en-US"/>
        </w:rPr>
        <w:t>/callbacks.rb:415:in `_</w:t>
      </w:r>
      <w:proofErr w:type="spellStart"/>
      <w:r w:rsidRPr="00115780">
        <w:rPr>
          <w:rFonts w:ascii="Consolas" w:hAnsi="Consolas"/>
          <w:sz w:val="14"/>
          <w:lang w:val="en-US"/>
        </w:rPr>
        <w:t>run_call_callbacks</w:t>
      </w:r>
      <w:proofErr w:type="spellEnd"/>
      <w:r w:rsidRPr="00115780">
        <w:rPr>
          <w:rFonts w:ascii="Consolas" w:hAnsi="Consolas"/>
          <w:sz w:val="14"/>
          <w:lang w:val="en-US"/>
        </w:rPr>
        <w:t>'</w:t>
      </w:r>
    </w:p>
    <w:p w14:paraId="5DF0FC6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/middleware/callbacks.rb:44:in `call'</w:t>
      </w:r>
    </w:p>
    <w:p w14:paraId="010F1D16" w14:textId="77777777" w:rsidR="00B167E3" w:rsidRPr="00115780" w:rsidRDefault="00B167E3" w:rsidP="00B167E3">
      <w:pPr>
        <w:rPr>
          <w:rFonts w:ascii="Consolas" w:hAnsi="Consolas"/>
          <w:sz w:val="14"/>
          <w:lang w:val="en-US"/>
        </w:rPr>
      </w:pPr>
      <w:r w:rsidRPr="00115780">
        <w:rPr>
          <w:rFonts w:ascii="Consolas" w:hAnsi="Consolas"/>
          <w:sz w:val="14"/>
          <w:lang w:val="en-US"/>
        </w:rPr>
        <w:lastRenderedPageBreak/>
        <w:t xml:space="preserve"> </w:t>
      </w:r>
      <w:proofErr w:type="gramStart"/>
      <w:r w:rsidRPr="00115780">
        <w:rPr>
          <w:rFonts w:ascii="Consolas" w:hAnsi="Consolas"/>
          <w:sz w:val="14"/>
          <w:lang w:val="en-US"/>
        </w:rPr>
        <w:t>rack</w:t>
      </w:r>
      <w:proofErr w:type="gramEnd"/>
      <w:r w:rsidRPr="00115780">
        <w:rPr>
          <w:rFonts w:ascii="Consolas" w:hAnsi="Consolas"/>
          <w:sz w:val="14"/>
          <w:lang w:val="en-US"/>
        </w:rPr>
        <w:t xml:space="preserve"> (1.2.2) lib/rack/sendfile.rb:107:in `call'</w:t>
      </w:r>
    </w:p>
    <w:p w14:paraId="3BDB948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/middleware/remote_ip.rb:48:in `call'</w:t>
      </w:r>
    </w:p>
    <w:p w14:paraId="71DE007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actionpack</w:t>
      </w:r>
      <w:proofErr w:type="spellEnd"/>
      <w:proofErr w:type="gramEnd"/>
      <w:r w:rsidRPr="00115780">
        <w:rPr>
          <w:rFonts w:ascii="Consolas" w:hAnsi="Consolas"/>
          <w:sz w:val="14"/>
          <w:lang w:val="en-US"/>
        </w:rPr>
        <w:t xml:space="preserve"> (3.0.5) lib/</w:t>
      </w:r>
      <w:proofErr w:type="spellStart"/>
      <w:r w:rsidRPr="00115780">
        <w:rPr>
          <w:rFonts w:ascii="Consolas" w:hAnsi="Consolas"/>
          <w:sz w:val="14"/>
          <w:lang w:val="en-US"/>
        </w:rPr>
        <w:t>action_dispatch</w:t>
      </w:r>
      <w:proofErr w:type="spellEnd"/>
      <w:r w:rsidRPr="00115780">
        <w:rPr>
          <w:rFonts w:ascii="Consolas" w:hAnsi="Consolas"/>
          <w:sz w:val="14"/>
          <w:lang w:val="en-US"/>
        </w:rPr>
        <w:t>/middleware/show_exceptions.rb:47:in `call'</w:t>
      </w:r>
    </w:p>
    <w:p w14:paraId="6CC3EEF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railties</w:t>
      </w:r>
      <w:proofErr w:type="spellEnd"/>
      <w:proofErr w:type="gramEnd"/>
      <w:r w:rsidRPr="00115780">
        <w:rPr>
          <w:rFonts w:ascii="Consolas" w:hAnsi="Consolas"/>
          <w:sz w:val="14"/>
          <w:lang w:val="en-US"/>
        </w:rPr>
        <w:t xml:space="preserve"> (3.0.5) lib/rails/rack/logger.rb:13:in `call'</w:t>
      </w:r>
    </w:p>
    <w:p w14:paraId="33B2E2E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rack</w:t>
      </w:r>
      <w:proofErr w:type="gramEnd"/>
      <w:r w:rsidRPr="00115780">
        <w:rPr>
          <w:rFonts w:ascii="Consolas" w:hAnsi="Consolas"/>
          <w:sz w:val="14"/>
          <w:lang w:val="en-US"/>
        </w:rPr>
        <w:t xml:space="preserve"> (1.2.2) lib/rack/runtime.rb:17:in `call'</w:t>
      </w:r>
    </w:p>
    <w:p w14:paraId="70B69C4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rack</w:t>
      </w:r>
      <w:proofErr w:type="gramEnd"/>
      <w:r w:rsidRPr="00115780">
        <w:rPr>
          <w:rFonts w:ascii="Consolas" w:hAnsi="Consolas"/>
          <w:sz w:val="14"/>
          <w:lang w:val="en-US"/>
        </w:rPr>
        <w:t xml:space="preserve"> (1.2.2) lib/rack/lock.rb:11:in `call'</w:t>
      </w:r>
    </w:p>
    <w:p w14:paraId="2896B8D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rack</w:t>
      </w:r>
      <w:proofErr w:type="gramEnd"/>
      <w:r w:rsidRPr="00115780">
        <w:rPr>
          <w:rFonts w:ascii="Consolas" w:hAnsi="Consolas"/>
          <w:sz w:val="14"/>
          <w:lang w:val="en-US"/>
        </w:rPr>
        <w:t xml:space="preserve"> (1.2.2) lib/rack/lock.rb:11:in `synchronize'</w:t>
      </w:r>
    </w:p>
    <w:p w14:paraId="393D268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rack</w:t>
      </w:r>
      <w:proofErr w:type="gramEnd"/>
      <w:r w:rsidRPr="00115780">
        <w:rPr>
          <w:rFonts w:ascii="Consolas" w:hAnsi="Consolas"/>
          <w:sz w:val="14"/>
          <w:lang w:val="en-US"/>
        </w:rPr>
        <w:t xml:space="preserve"> (1.2.2) lib/rack/lock.rb:11:in `call'</w:t>
      </w:r>
    </w:p>
    <w:p w14:paraId="79FC0BDD"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railties</w:t>
      </w:r>
      <w:proofErr w:type="spellEnd"/>
      <w:proofErr w:type="gramEnd"/>
      <w:r w:rsidRPr="00115780">
        <w:rPr>
          <w:rFonts w:ascii="Consolas" w:hAnsi="Consolas"/>
          <w:sz w:val="14"/>
          <w:lang w:val="en-US"/>
        </w:rPr>
        <w:t xml:space="preserve"> (3.0.5) lib/rails/application.rb:168:in `call'</w:t>
      </w:r>
    </w:p>
    <w:p w14:paraId="5560230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railties</w:t>
      </w:r>
      <w:proofErr w:type="spellEnd"/>
      <w:proofErr w:type="gramEnd"/>
      <w:r w:rsidRPr="00115780">
        <w:rPr>
          <w:rFonts w:ascii="Consolas" w:hAnsi="Consolas"/>
          <w:sz w:val="14"/>
          <w:lang w:val="en-US"/>
        </w:rPr>
        <w:t xml:space="preserve"> (3.0.5) lib/rails/application.rb:77:in `send'</w:t>
      </w:r>
    </w:p>
    <w:p w14:paraId="642CCC96"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spellStart"/>
      <w:proofErr w:type="gramStart"/>
      <w:r w:rsidRPr="00115780">
        <w:rPr>
          <w:rFonts w:ascii="Consolas" w:hAnsi="Consolas"/>
          <w:sz w:val="14"/>
          <w:lang w:val="en-US"/>
        </w:rPr>
        <w:t>railties</w:t>
      </w:r>
      <w:proofErr w:type="spellEnd"/>
      <w:proofErr w:type="gramEnd"/>
      <w:r w:rsidRPr="00115780">
        <w:rPr>
          <w:rFonts w:ascii="Consolas" w:hAnsi="Consolas"/>
          <w:sz w:val="14"/>
          <w:lang w:val="en-US"/>
        </w:rPr>
        <w:t xml:space="preserve"> (3.0.5) lib/rails/application.rb:77:in `</w:t>
      </w:r>
      <w:proofErr w:type="spellStart"/>
      <w:r w:rsidRPr="00115780">
        <w:rPr>
          <w:rFonts w:ascii="Consolas" w:hAnsi="Consolas"/>
          <w:sz w:val="14"/>
          <w:lang w:val="en-US"/>
        </w:rPr>
        <w:t>method_missing</w:t>
      </w:r>
      <w:proofErr w:type="spellEnd"/>
      <w:r w:rsidRPr="00115780">
        <w:rPr>
          <w:rFonts w:ascii="Consolas" w:hAnsi="Consolas"/>
          <w:sz w:val="14"/>
          <w:lang w:val="en-US"/>
        </w:rPr>
        <w:t>'</w:t>
      </w:r>
    </w:p>
    <w:p w14:paraId="25B178CD"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/rack/request_handler.rb:92:in `</w:t>
      </w:r>
      <w:proofErr w:type="spellStart"/>
      <w:r w:rsidRPr="00115780">
        <w:rPr>
          <w:rFonts w:ascii="Consolas" w:hAnsi="Consolas"/>
          <w:sz w:val="14"/>
          <w:lang w:val="en-US"/>
        </w:rPr>
        <w:t>process_request</w:t>
      </w:r>
      <w:proofErr w:type="spellEnd"/>
      <w:r w:rsidRPr="00115780">
        <w:rPr>
          <w:rFonts w:ascii="Consolas" w:hAnsi="Consolas"/>
          <w:sz w:val="14"/>
          <w:lang w:val="en-US"/>
        </w:rPr>
        <w:t>'</w:t>
      </w:r>
    </w:p>
    <w:p w14:paraId="24740FF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/abstract_request_handler.rb:207:in `</w:t>
      </w:r>
      <w:proofErr w:type="spellStart"/>
      <w:r w:rsidRPr="00115780">
        <w:rPr>
          <w:rFonts w:ascii="Consolas" w:hAnsi="Consolas"/>
          <w:sz w:val="14"/>
          <w:lang w:val="en-US"/>
        </w:rPr>
        <w:t>main_loop</w:t>
      </w:r>
      <w:proofErr w:type="spellEnd"/>
      <w:r w:rsidRPr="00115780">
        <w:rPr>
          <w:rFonts w:ascii="Consolas" w:hAnsi="Consolas"/>
          <w:sz w:val="14"/>
          <w:lang w:val="en-US"/>
        </w:rPr>
        <w:t>'</w:t>
      </w:r>
    </w:p>
    <w:p w14:paraId="13943E4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/rack/application_spawner.rb:120:in `run'</w:t>
      </w:r>
    </w:p>
    <w:p w14:paraId="39253C2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/rack/application_spawner.rb:65:in `</w:t>
      </w:r>
      <w:proofErr w:type="spellStart"/>
      <w:r w:rsidRPr="00115780">
        <w:rPr>
          <w:rFonts w:ascii="Consolas" w:hAnsi="Consolas"/>
          <w:sz w:val="14"/>
          <w:lang w:val="en-US"/>
        </w:rPr>
        <w:t>spawn_application</w:t>
      </w:r>
      <w:proofErr w:type="spellEnd"/>
      <w:r w:rsidRPr="00115780">
        <w:rPr>
          <w:rFonts w:ascii="Consolas" w:hAnsi="Consolas"/>
          <w:sz w:val="14"/>
          <w:lang w:val="en-US"/>
        </w:rPr>
        <w:t>'</w:t>
      </w:r>
    </w:p>
    <w:p w14:paraId="648247C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/utils.rb:252:in `</w:t>
      </w:r>
      <w:proofErr w:type="spellStart"/>
      <w:r w:rsidRPr="00115780">
        <w:rPr>
          <w:rFonts w:ascii="Consolas" w:hAnsi="Consolas"/>
          <w:sz w:val="14"/>
          <w:lang w:val="en-US"/>
        </w:rPr>
        <w:t>safe_fork</w:t>
      </w:r>
      <w:proofErr w:type="spellEnd"/>
      <w:r w:rsidRPr="00115780">
        <w:rPr>
          <w:rFonts w:ascii="Consolas" w:hAnsi="Consolas"/>
          <w:sz w:val="14"/>
          <w:lang w:val="en-US"/>
        </w:rPr>
        <w:t>'</w:t>
      </w:r>
    </w:p>
    <w:p w14:paraId="7508E81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/rack/application_spawner.rb:58:in `</w:t>
      </w:r>
      <w:proofErr w:type="spellStart"/>
      <w:r w:rsidRPr="00115780">
        <w:rPr>
          <w:rFonts w:ascii="Consolas" w:hAnsi="Consolas"/>
          <w:sz w:val="14"/>
          <w:lang w:val="en-US"/>
        </w:rPr>
        <w:t>spawn_application</w:t>
      </w:r>
      <w:proofErr w:type="spellEnd"/>
      <w:r w:rsidRPr="00115780">
        <w:rPr>
          <w:rFonts w:ascii="Consolas" w:hAnsi="Consolas"/>
          <w:sz w:val="14"/>
          <w:lang w:val="en-US"/>
        </w:rPr>
        <w:t>'</w:t>
      </w:r>
    </w:p>
    <w:p w14:paraId="71BDE1F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/rack/application_spawner.rb:41:in `</w:t>
      </w:r>
      <w:proofErr w:type="spellStart"/>
      <w:r w:rsidRPr="00115780">
        <w:rPr>
          <w:rFonts w:ascii="Consolas" w:hAnsi="Consolas"/>
          <w:sz w:val="14"/>
          <w:lang w:val="en-US"/>
        </w:rPr>
        <w:t>spawn_application</w:t>
      </w:r>
      <w:proofErr w:type="spellEnd"/>
      <w:r w:rsidRPr="00115780">
        <w:rPr>
          <w:rFonts w:ascii="Consolas" w:hAnsi="Consolas"/>
          <w:sz w:val="14"/>
          <w:lang w:val="en-US"/>
        </w:rPr>
        <w:t>'</w:t>
      </w:r>
    </w:p>
    <w:p w14:paraId="1C93F3D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/spawn_manager.rb:150:in `</w:t>
      </w:r>
      <w:proofErr w:type="spellStart"/>
      <w:r w:rsidRPr="00115780">
        <w:rPr>
          <w:rFonts w:ascii="Consolas" w:hAnsi="Consolas"/>
          <w:sz w:val="14"/>
          <w:lang w:val="en-US"/>
        </w:rPr>
        <w:t>spawn_application</w:t>
      </w:r>
      <w:proofErr w:type="spellEnd"/>
      <w:r w:rsidRPr="00115780">
        <w:rPr>
          <w:rFonts w:ascii="Consolas" w:hAnsi="Consolas"/>
          <w:sz w:val="14"/>
          <w:lang w:val="en-US"/>
        </w:rPr>
        <w:t>'</w:t>
      </w:r>
    </w:p>
    <w:p w14:paraId="72FE50D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/spawn_manager.rb:278:in `</w:t>
      </w:r>
      <w:proofErr w:type="spellStart"/>
      <w:r w:rsidRPr="00115780">
        <w:rPr>
          <w:rFonts w:ascii="Consolas" w:hAnsi="Consolas"/>
          <w:sz w:val="14"/>
          <w:lang w:val="en-US"/>
        </w:rPr>
        <w:t>handle_spawn_application</w:t>
      </w:r>
      <w:proofErr w:type="spellEnd"/>
      <w:r w:rsidRPr="00115780">
        <w:rPr>
          <w:rFonts w:ascii="Consolas" w:hAnsi="Consolas"/>
          <w:sz w:val="14"/>
          <w:lang w:val="en-US"/>
        </w:rPr>
        <w:t>'</w:t>
      </w:r>
    </w:p>
    <w:p w14:paraId="21709B8E"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/abstract_server.rb:352:in `__send__'</w:t>
      </w:r>
    </w:p>
    <w:p w14:paraId="780C60D6"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/abstract_server.rb:352:in `</w:t>
      </w:r>
      <w:proofErr w:type="spellStart"/>
      <w:r w:rsidRPr="00115780">
        <w:rPr>
          <w:rFonts w:ascii="Consolas" w:hAnsi="Consolas"/>
          <w:sz w:val="14"/>
          <w:lang w:val="en-US"/>
        </w:rPr>
        <w:t>main_loop</w:t>
      </w:r>
      <w:proofErr w:type="spellEnd"/>
      <w:r w:rsidRPr="00115780">
        <w:rPr>
          <w:rFonts w:ascii="Consolas" w:hAnsi="Consolas"/>
          <w:sz w:val="14"/>
          <w:lang w:val="en-US"/>
        </w:rPr>
        <w:t>'</w:t>
      </w:r>
    </w:p>
    <w:p w14:paraId="0DEBF22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t>
      </w:r>
      <w:proofErr w:type="gramStart"/>
      <w:r w:rsidRPr="00115780">
        <w:rPr>
          <w:rFonts w:ascii="Consolas" w:hAnsi="Consolas"/>
          <w:sz w:val="14"/>
          <w:lang w:val="en-US"/>
        </w:rPr>
        <w:t>passenger</w:t>
      </w:r>
      <w:proofErr w:type="gramEnd"/>
      <w:r w:rsidRPr="00115780">
        <w:rPr>
          <w:rFonts w:ascii="Consolas" w:hAnsi="Consolas"/>
          <w:sz w:val="14"/>
          <w:lang w:val="en-US"/>
        </w:rPr>
        <w:t xml:space="preserve"> (2.2.15) lib/</w:t>
      </w:r>
      <w:proofErr w:type="spellStart"/>
      <w:r w:rsidRPr="00115780">
        <w:rPr>
          <w:rFonts w:ascii="Consolas" w:hAnsi="Consolas"/>
          <w:sz w:val="14"/>
          <w:lang w:val="en-US"/>
        </w:rPr>
        <w:t>phusion_passenger</w:t>
      </w:r>
      <w:proofErr w:type="spellEnd"/>
      <w:r w:rsidRPr="00115780">
        <w:rPr>
          <w:rFonts w:ascii="Consolas" w:hAnsi="Consolas"/>
          <w:sz w:val="14"/>
          <w:lang w:val="en-US"/>
        </w:rPr>
        <w:t>/abstract_server.rb:196:in `</w:t>
      </w:r>
      <w:proofErr w:type="spellStart"/>
      <w:r w:rsidRPr="00115780">
        <w:rPr>
          <w:rFonts w:ascii="Consolas" w:hAnsi="Consolas"/>
          <w:sz w:val="14"/>
          <w:lang w:val="en-US"/>
        </w:rPr>
        <w:t>start_synchronously</w:t>
      </w:r>
      <w:proofErr w:type="spellEnd"/>
      <w:r w:rsidRPr="00115780">
        <w:rPr>
          <w:rFonts w:ascii="Consolas" w:hAnsi="Consolas"/>
          <w:sz w:val="14"/>
          <w:lang w:val="en-US"/>
        </w:rPr>
        <w:t>'</w:t>
      </w:r>
    </w:p>
    <w:p w14:paraId="029A6DD8" w14:textId="4DD35715" w:rsidR="00581811" w:rsidRPr="00581811" w:rsidRDefault="00B167E3" w:rsidP="00581811">
      <w:r w:rsidRPr="00115780">
        <w:rPr>
          <w:rFonts w:ascii="Consolas" w:hAnsi="Consolas"/>
          <w:sz w:val="14"/>
          <w:lang w:val="en-US"/>
        </w:rPr>
        <w:t xml:space="preserve"> </w:t>
      </w:r>
      <w:r w:rsidRPr="00115780">
        <w:rPr>
          <w:rFonts w:ascii="Consolas" w:hAnsi="Consolas"/>
          <w:sz w:val="14"/>
        </w:rPr>
        <w:t>passenger (2.2.15) bin/passenger-spawn-server:61</w:t>
      </w:r>
    </w:p>
    <w:sectPr w:rsidR="00581811" w:rsidRPr="00581811" w:rsidSect="00115780">
      <w:headerReference w:type="default" r:id="rId60"/>
      <w:footerReference w:type="default" r:id="rId61"/>
      <w:footerReference w:type="first" r:id="rId6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D1DF63" w14:textId="77777777" w:rsidR="00777433" w:rsidRDefault="00777433" w:rsidP="008F2373">
      <w:pPr>
        <w:spacing w:after="0"/>
      </w:pPr>
      <w:r>
        <w:separator/>
      </w:r>
    </w:p>
  </w:endnote>
  <w:endnote w:type="continuationSeparator" w:id="0">
    <w:p w14:paraId="348EC953" w14:textId="77777777" w:rsidR="00777433" w:rsidRDefault="00777433" w:rsidP="008F2373">
      <w:pPr>
        <w:spacing w:after="0"/>
      </w:pPr>
      <w:r>
        <w:continuationSeparator/>
      </w:r>
    </w:p>
  </w:endnote>
  <w:endnote w:type="continuationNotice" w:id="1">
    <w:p w14:paraId="59014039" w14:textId="77777777" w:rsidR="00777433" w:rsidRDefault="0077743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3B8CE" w14:textId="77777777" w:rsidR="00F34996" w:rsidRDefault="00F34996">
    <w:pPr>
      <w:pStyle w:val="Fuzeile"/>
    </w:pPr>
    <w:r w:rsidRPr="00EE2AB1">
      <w:rPr>
        <w:lang w:val="en-GB"/>
      </w:rPr>
      <w:t>EL, HC, SD, TD, WR</w:t>
    </w:r>
    <w:r w:rsidRPr="00EE2AB1">
      <w:rPr>
        <w:lang w:val="en-GB"/>
      </w:rPr>
      <w:tab/>
    </w:r>
    <w:r>
      <w:fldChar w:fldCharType="begin"/>
    </w:r>
    <w:r>
      <w:instrText xml:space="preserve"> DATE  \@ "d. MMMM yyyy"  \* MERGEFORMAT </w:instrText>
    </w:r>
    <w:r>
      <w:fldChar w:fldCharType="separate"/>
    </w:r>
    <w:r>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A92D7F" w:rsidRPr="00A92D7F">
      <w:rPr>
        <w:b/>
        <w:noProof/>
        <w:lang w:val="de-DE"/>
      </w:rPr>
      <w:t>15</w:t>
    </w:r>
    <w:r>
      <w:rPr>
        <w:b/>
      </w:rPr>
      <w:fldChar w:fldCharType="end"/>
    </w:r>
    <w:r>
      <w:rPr>
        <w:lang w:val="de-DE"/>
      </w:rPr>
      <w:t xml:space="preserve"> von </w:t>
    </w:r>
    <w:fldSimple w:instr="NUMPAGES  \* Arabic  \* MERGEFORMAT">
      <w:r w:rsidR="00A92D7F" w:rsidRPr="00A92D7F">
        <w:rPr>
          <w:b/>
          <w:noProof/>
          <w:lang w:val="de-DE"/>
        </w:rPr>
        <w:t>42</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4C1635" w14:textId="77777777" w:rsidR="00F34996" w:rsidRDefault="00F34996" w:rsidP="00C3058C">
    <w:pPr>
      <w:pStyle w:val="Fuzeile"/>
    </w:pPr>
    <w:r w:rsidRPr="00EE2AB1">
      <w:rPr>
        <w:lang w:val="en-GB"/>
      </w:rPr>
      <w:t>EL, HC, SD, TD, WR</w:t>
    </w:r>
    <w:r w:rsidRPr="00EE2AB1">
      <w:rPr>
        <w:lang w:val="en-GB"/>
      </w:rPr>
      <w:tab/>
    </w:r>
    <w:r>
      <w:fldChar w:fldCharType="begin"/>
    </w:r>
    <w:r>
      <w:instrText xml:space="preserve"> DATE  \@ "d. MMMM yyyy"  \* MERGEFORMAT </w:instrText>
    </w:r>
    <w:r>
      <w:fldChar w:fldCharType="separate"/>
    </w:r>
    <w:r>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Pr="00F34996">
      <w:rPr>
        <w:b/>
        <w:noProof/>
        <w:lang w:val="de-DE"/>
      </w:rPr>
      <w:t>34</w:t>
    </w:r>
    <w:r>
      <w:rPr>
        <w:b/>
      </w:rPr>
      <w:fldChar w:fldCharType="end"/>
    </w:r>
    <w:r>
      <w:rPr>
        <w:lang w:val="de-DE"/>
      </w:rPr>
      <w:t xml:space="preserve"> von </w:t>
    </w:r>
    <w:fldSimple w:instr="NUMPAGES  \* Arabic  \* MERGEFORMAT">
      <w:r w:rsidRPr="00F34996">
        <w:rPr>
          <w:b/>
          <w:noProof/>
          <w:lang w:val="de-DE"/>
        </w:rPr>
        <w:t>41</w:t>
      </w:r>
    </w:fldSimple>
  </w:p>
  <w:p w14:paraId="1C942494" w14:textId="77777777" w:rsidR="00F34996" w:rsidRDefault="00F3499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24056D" w14:textId="77777777" w:rsidR="00F34996" w:rsidRDefault="00F34996">
    <w:pPr>
      <w:pStyle w:val="Fuzeile"/>
    </w:pPr>
    <w:r w:rsidRPr="00EE2AB1">
      <w:rPr>
        <w:lang w:val="en-GB"/>
      </w:rPr>
      <w:t>EL, HC, SD, TD, WR</w:t>
    </w:r>
    <w:r w:rsidRPr="00EE2AB1">
      <w:rPr>
        <w:lang w:val="en-GB"/>
      </w:rPr>
      <w:tab/>
    </w:r>
    <w:r>
      <w:fldChar w:fldCharType="begin"/>
    </w:r>
    <w:r>
      <w:instrText xml:space="preserve"> DATE  \@ "d. MMMM yyyy"  \* MERGEFORMAT </w:instrText>
    </w:r>
    <w:r>
      <w:fldChar w:fldCharType="separate"/>
    </w:r>
    <w:r>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Pr="00F34996">
      <w:rPr>
        <w:b/>
        <w:noProof/>
        <w:lang w:val="de-DE"/>
      </w:rPr>
      <w:t>42</w:t>
    </w:r>
    <w:r>
      <w:rPr>
        <w:b/>
      </w:rPr>
      <w:fldChar w:fldCharType="end"/>
    </w:r>
    <w:r>
      <w:rPr>
        <w:lang w:val="de-DE"/>
      </w:rPr>
      <w:t xml:space="preserve"> von </w:t>
    </w:r>
    <w:fldSimple w:instr="NUMPAGES  \* Arabic  \* MERGEFORMAT">
      <w:r w:rsidRPr="00F34996">
        <w:rPr>
          <w:b/>
          <w:noProof/>
          <w:lang w:val="de-DE"/>
        </w:rPr>
        <w:t>42</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EC7C6" w14:textId="77777777" w:rsidR="00F34996" w:rsidRDefault="00F34996" w:rsidP="00C3058C">
    <w:pPr>
      <w:pStyle w:val="Fuzeile"/>
    </w:pPr>
    <w:r w:rsidRPr="00C3058C">
      <w:rPr>
        <w:lang w:val="en-US"/>
      </w:rPr>
      <w:t>EL, HC, SD, TD, WR</w:t>
    </w:r>
    <w:r w:rsidRPr="00C3058C">
      <w:rPr>
        <w:lang w:val="en-US"/>
      </w:rPr>
      <w:tab/>
    </w:r>
    <w:r>
      <w:fldChar w:fldCharType="begin"/>
    </w:r>
    <w:r>
      <w:instrText xml:space="preserve"> DATE  \@ "d. MMMM yyyy"  \* MERGEFORMAT </w:instrText>
    </w:r>
    <w:r>
      <w:fldChar w:fldCharType="separate"/>
    </w:r>
    <w:r>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Pr="00F34996">
      <w:rPr>
        <w:b/>
        <w:noProof/>
        <w:lang w:val="de-DE"/>
      </w:rPr>
      <w:t>35</w:t>
    </w:r>
    <w:r>
      <w:rPr>
        <w:b/>
      </w:rPr>
      <w:fldChar w:fldCharType="end"/>
    </w:r>
    <w:r>
      <w:rPr>
        <w:lang w:val="de-DE"/>
      </w:rPr>
      <w:t xml:space="preserve"> von </w:t>
    </w:r>
    <w:fldSimple w:instr="NUMPAGES  \* Arabic  \* MERGEFORMAT">
      <w:r w:rsidRPr="00F34996">
        <w:rPr>
          <w:b/>
          <w:noProof/>
          <w:lang w:val="de-DE"/>
        </w:rPr>
        <w:t>41</w:t>
      </w:r>
    </w:fldSimple>
  </w:p>
  <w:p w14:paraId="5333A62E" w14:textId="77777777" w:rsidR="00F34996" w:rsidRDefault="00F3499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107F1B" w14:textId="77777777" w:rsidR="00777433" w:rsidRDefault="00777433" w:rsidP="008F2373">
      <w:pPr>
        <w:spacing w:after="0"/>
      </w:pPr>
      <w:r>
        <w:separator/>
      </w:r>
    </w:p>
  </w:footnote>
  <w:footnote w:type="continuationSeparator" w:id="0">
    <w:p w14:paraId="6906BC1E" w14:textId="77777777" w:rsidR="00777433" w:rsidRDefault="00777433" w:rsidP="008F2373">
      <w:pPr>
        <w:spacing w:after="0"/>
      </w:pPr>
      <w:r>
        <w:continuationSeparator/>
      </w:r>
    </w:p>
  </w:footnote>
  <w:footnote w:type="continuationNotice" w:id="1">
    <w:p w14:paraId="389B6150" w14:textId="77777777" w:rsidR="00777433" w:rsidRDefault="00777433">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3AD7E" w14:textId="0E7866AC" w:rsidR="00F34996" w:rsidRDefault="00F34996">
    <w:pPr>
      <w:pStyle w:val="Kopfzeile"/>
    </w:pPr>
    <w:r>
      <w:rPr>
        <w:noProof/>
        <w:lang w:eastAsia="de-CH"/>
      </w:rPr>
      <w:drawing>
        <wp:anchor distT="0" distB="0" distL="114300" distR="114300" simplePos="0" relativeHeight="25166336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C3F5F" w14:textId="232F4A42" w:rsidR="00F34996" w:rsidRDefault="00F34996" w:rsidP="00C3058C">
    <w:pPr>
      <w:pStyle w:val="Kopfzeile"/>
    </w:pPr>
    <w:r>
      <w:rPr>
        <w:noProof/>
        <w:lang w:eastAsia="de-CH"/>
      </w:rPr>
      <w:drawing>
        <wp:anchor distT="0" distB="0" distL="114300" distR="114300" simplePos="0" relativeHeight="251665408" behindDoc="1" locked="0" layoutInCell="1" allowOverlap="1" wp14:anchorId="6517DF6C" wp14:editId="54255EC9">
          <wp:simplePos x="0" y="0"/>
          <wp:positionH relativeFrom="column">
            <wp:posOffset>5965190</wp:posOffset>
          </wp:positionH>
          <wp:positionV relativeFrom="paragraph">
            <wp:posOffset>-227965</wp:posOffset>
          </wp:positionV>
          <wp:extent cx="967105" cy="378460"/>
          <wp:effectExtent l="0" t="0" r="4445" b="2540"/>
          <wp:wrapThrough wrapText="bothSides">
            <wp:wrapPolygon edited="0">
              <wp:start x="0" y="0"/>
              <wp:lineTo x="0" y="20658"/>
              <wp:lineTo x="21274" y="20658"/>
              <wp:lineTo x="21274" y="0"/>
              <wp:lineTo x="0" y="0"/>
            </wp:wrapPolygon>
          </wp:wrapThrough>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p w14:paraId="3DC76C23" w14:textId="77777777" w:rsidR="00F34996" w:rsidRDefault="00F34996">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364FA50B" w:rsidR="00F34996" w:rsidRDefault="00F3499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11"/>
  </w:num>
  <w:num w:numId="5">
    <w:abstractNumId w:val="15"/>
  </w:num>
  <w:num w:numId="6">
    <w:abstractNumId w:val="5"/>
  </w:num>
  <w:num w:numId="7">
    <w:abstractNumId w:val="9"/>
  </w:num>
  <w:num w:numId="8">
    <w:abstractNumId w:val="7"/>
  </w:num>
  <w:num w:numId="9">
    <w:abstractNumId w:val="6"/>
  </w:num>
  <w:num w:numId="10">
    <w:abstractNumId w:val="8"/>
  </w:num>
  <w:num w:numId="11">
    <w:abstractNumId w:val="12"/>
  </w:num>
  <w:num w:numId="12">
    <w:abstractNumId w:val="14"/>
  </w:num>
  <w:num w:numId="13">
    <w:abstractNumId w:val="0"/>
  </w:num>
  <w:num w:numId="14">
    <w:abstractNumId w:val="4"/>
  </w:num>
  <w:num w:numId="15">
    <w:abstractNumId w:val="18"/>
  </w:num>
  <w:num w:numId="16">
    <w:abstractNumId w:val="17"/>
  </w:num>
  <w:num w:numId="17">
    <w:abstractNumId w:val="10"/>
  </w:num>
  <w:num w:numId="18">
    <w:abstractNumId w:val="1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10950"/>
    <w:rsid w:val="00011A2F"/>
    <w:rsid w:val="0001372C"/>
    <w:rsid w:val="00013A58"/>
    <w:rsid w:val="00015380"/>
    <w:rsid w:val="00020AD5"/>
    <w:rsid w:val="000230F8"/>
    <w:rsid w:val="000257C2"/>
    <w:rsid w:val="00034430"/>
    <w:rsid w:val="00034F0A"/>
    <w:rsid w:val="000457FB"/>
    <w:rsid w:val="000500A1"/>
    <w:rsid w:val="00051AD3"/>
    <w:rsid w:val="0005616B"/>
    <w:rsid w:val="00060E32"/>
    <w:rsid w:val="0006304C"/>
    <w:rsid w:val="000716F6"/>
    <w:rsid w:val="00072268"/>
    <w:rsid w:val="0008161E"/>
    <w:rsid w:val="0008584C"/>
    <w:rsid w:val="00085861"/>
    <w:rsid w:val="000917F6"/>
    <w:rsid w:val="000947C5"/>
    <w:rsid w:val="00097AB6"/>
    <w:rsid w:val="000A2BA5"/>
    <w:rsid w:val="000A2C34"/>
    <w:rsid w:val="000A41EE"/>
    <w:rsid w:val="000A5F00"/>
    <w:rsid w:val="000A6556"/>
    <w:rsid w:val="000B14C3"/>
    <w:rsid w:val="000B46BD"/>
    <w:rsid w:val="000B658F"/>
    <w:rsid w:val="000C09F3"/>
    <w:rsid w:val="000C1EB5"/>
    <w:rsid w:val="000C206C"/>
    <w:rsid w:val="000C272D"/>
    <w:rsid w:val="000C3484"/>
    <w:rsid w:val="000C7173"/>
    <w:rsid w:val="000D386B"/>
    <w:rsid w:val="000E15B3"/>
    <w:rsid w:val="000E1FC2"/>
    <w:rsid w:val="000E3BAE"/>
    <w:rsid w:val="000E5372"/>
    <w:rsid w:val="000E71F7"/>
    <w:rsid w:val="000E735C"/>
    <w:rsid w:val="000F0E63"/>
    <w:rsid w:val="000F1431"/>
    <w:rsid w:val="000F19B8"/>
    <w:rsid w:val="000F5D3B"/>
    <w:rsid w:val="001006AB"/>
    <w:rsid w:val="00101017"/>
    <w:rsid w:val="00107355"/>
    <w:rsid w:val="00111D49"/>
    <w:rsid w:val="0011262B"/>
    <w:rsid w:val="00113316"/>
    <w:rsid w:val="00114F78"/>
    <w:rsid w:val="00115780"/>
    <w:rsid w:val="00115F44"/>
    <w:rsid w:val="0011656A"/>
    <w:rsid w:val="001233D2"/>
    <w:rsid w:val="0013069F"/>
    <w:rsid w:val="0013312C"/>
    <w:rsid w:val="00135CF3"/>
    <w:rsid w:val="00135F94"/>
    <w:rsid w:val="00144606"/>
    <w:rsid w:val="001527CA"/>
    <w:rsid w:val="0015308D"/>
    <w:rsid w:val="00155756"/>
    <w:rsid w:val="00155DD9"/>
    <w:rsid w:val="0015695B"/>
    <w:rsid w:val="001609C2"/>
    <w:rsid w:val="00161273"/>
    <w:rsid w:val="0016325D"/>
    <w:rsid w:val="0016574C"/>
    <w:rsid w:val="00166700"/>
    <w:rsid w:val="0017013D"/>
    <w:rsid w:val="0017150A"/>
    <w:rsid w:val="00172EE4"/>
    <w:rsid w:val="0018005F"/>
    <w:rsid w:val="00182C4D"/>
    <w:rsid w:val="00186419"/>
    <w:rsid w:val="00186DDC"/>
    <w:rsid w:val="00190E19"/>
    <w:rsid w:val="001977B5"/>
    <w:rsid w:val="001A0CD7"/>
    <w:rsid w:val="001A5818"/>
    <w:rsid w:val="001A77AC"/>
    <w:rsid w:val="001B0404"/>
    <w:rsid w:val="001B327F"/>
    <w:rsid w:val="001B46C4"/>
    <w:rsid w:val="001B4B1F"/>
    <w:rsid w:val="001B5153"/>
    <w:rsid w:val="001B5436"/>
    <w:rsid w:val="001C341B"/>
    <w:rsid w:val="001C3EDB"/>
    <w:rsid w:val="001C7F06"/>
    <w:rsid w:val="001D17F5"/>
    <w:rsid w:val="001D1FCF"/>
    <w:rsid w:val="001D2820"/>
    <w:rsid w:val="001D4439"/>
    <w:rsid w:val="001E4200"/>
    <w:rsid w:val="001E456F"/>
    <w:rsid w:val="001E6367"/>
    <w:rsid w:val="001F1125"/>
    <w:rsid w:val="001F2A8C"/>
    <w:rsid w:val="001F4F74"/>
    <w:rsid w:val="001F674A"/>
    <w:rsid w:val="002102A3"/>
    <w:rsid w:val="002104A9"/>
    <w:rsid w:val="00211F8A"/>
    <w:rsid w:val="00212E50"/>
    <w:rsid w:val="002146B6"/>
    <w:rsid w:val="0021683D"/>
    <w:rsid w:val="00223137"/>
    <w:rsid w:val="00224F64"/>
    <w:rsid w:val="0022503E"/>
    <w:rsid w:val="002259A2"/>
    <w:rsid w:val="00227E40"/>
    <w:rsid w:val="002324D3"/>
    <w:rsid w:val="002326EF"/>
    <w:rsid w:val="002411C3"/>
    <w:rsid w:val="00244E1E"/>
    <w:rsid w:val="00245EFB"/>
    <w:rsid w:val="00262865"/>
    <w:rsid w:val="0026560F"/>
    <w:rsid w:val="00271851"/>
    <w:rsid w:val="002749A9"/>
    <w:rsid w:val="002766AD"/>
    <w:rsid w:val="00277B1A"/>
    <w:rsid w:val="002812A7"/>
    <w:rsid w:val="00287B59"/>
    <w:rsid w:val="0029728F"/>
    <w:rsid w:val="002A2661"/>
    <w:rsid w:val="002A48C6"/>
    <w:rsid w:val="002B0351"/>
    <w:rsid w:val="002B03C1"/>
    <w:rsid w:val="002B1C61"/>
    <w:rsid w:val="002B783C"/>
    <w:rsid w:val="002C261B"/>
    <w:rsid w:val="002C401C"/>
    <w:rsid w:val="002C4F5F"/>
    <w:rsid w:val="002C7058"/>
    <w:rsid w:val="002C7B60"/>
    <w:rsid w:val="002D0B17"/>
    <w:rsid w:val="002D2671"/>
    <w:rsid w:val="002D57FC"/>
    <w:rsid w:val="002D6212"/>
    <w:rsid w:val="002E01E4"/>
    <w:rsid w:val="002E16A4"/>
    <w:rsid w:val="002E2A64"/>
    <w:rsid w:val="002E477B"/>
    <w:rsid w:val="002E6256"/>
    <w:rsid w:val="002E65A6"/>
    <w:rsid w:val="002F2654"/>
    <w:rsid w:val="002F28DD"/>
    <w:rsid w:val="002F43AC"/>
    <w:rsid w:val="002F5569"/>
    <w:rsid w:val="002F64B6"/>
    <w:rsid w:val="002F6892"/>
    <w:rsid w:val="00302172"/>
    <w:rsid w:val="00307632"/>
    <w:rsid w:val="0031150D"/>
    <w:rsid w:val="003137AB"/>
    <w:rsid w:val="003218D9"/>
    <w:rsid w:val="00322D2A"/>
    <w:rsid w:val="00326F5B"/>
    <w:rsid w:val="003302C7"/>
    <w:rsid w:val="00330B46"/>
    <w:rsid w:val="003344A5"/>
    <w:rsid w:val="0034060B"/>
    <w:rsid w:val="00343D83"/>
    <w:rsid w:val="00344E35"/>
    <w:rsid w:val="00346BFE"/>
    <w:rsid w:val="003500D3"/>
    <w:rsid w:val="00353578"/>
    <w:rsid w:val="0036276E"/>
    <w:rsid w:val="00370B2F"/>
    <w:rsid w:val="00381060"/>
    <w:rsid w:val="00382F1B"/>
    <w:rsid w:val="00385F3F"/>
    <w:rsid w:val="0038706D"/>
    <w:rsid w:val="0039163F"/>
    <w:rsid w:val="003A0ADD"/>
    <w:rsid w:val="003A0BEE"/>
    <w:rsid w:val="003A52D3"/>
    <w:rsid w:val="003A5C55"/>
    <w:rsid w:val="003B1B7A"/>
    <w:rsid w:val="003B208B"/>
    <w:rsid w:val="003B23D3"/>
    <w:rsid w:val="003B3B7D"/>
    <w:rsid w:val="003B5AAF"/>
    <w:rsid w:val="003C3BB7"/>
    <w:rsid w:val="003D6025"/>
    <w:rsid w:val="003E2AE2"/>
    <w:rsid w:val="003E40FB"/>
    <w:rsid w:val="003F3261"/>
    <w:rsid w:val="003F4A05"/>
    <w:rsid w:val="00400345"/>
    <w:rsid w:val="0040084D"/>
    <w:rsid w:val="00405571"/>
    <w:rsid w:val="00407CD3"/>
    <w:rsid w:val="00412501"/>
    <w:rsid w:val="00413D5B"/>
    <w:rsid w:val="004200F5"/>
    <w:rsid w:val="00420B53"/>
    <w:rsid w:val="00424903"/>
    <w:rsid w:val="00425582"/>
    <w:rsid w:val="00432583"/>
    <w:rsid w:val="00435B28"/>
    <w:rsid w:val="0044510B"/>
    <w:rsid w:val="00445D55"/>
    <w:rsid w:val="00447966"/>
    <w:rsid w:val="004517C6"/>
    <w:rsid w:val="00451BAF"/>
    <w:rsid w:val="00457464"/>
    <w:rsid w:val="00466590"/>
    <w:rsid w:val="004725C7"/>
    <w:rsid w:val="0048484B"/>
    <w:rsid w:val="00485422"/>
    <w:rsid w:val="00493796"/>
    <w:rsid w:val="00493A9A"/>
    <w:rsid w:val="00494E26"/>
    <w:rsid w:val="004A6A8F"/>
    <w:rsid w:val="004B49F7"/>
    <w:rsid w:val="004B789C"/>
    <w:rsid w:val="004C1DCC"/>
    <w:rsid w:val="004D2A97"/>
    <w:rsid w:val="004D541F"/>
    <w:rsid w:val="004D6058"/>
    <w:rsid w:val="004D7106"/>
    <w:rsid w:val="004F0D35"/>
    <w:rsid w:val="004F12B2"/>
    <w:rsid w:val="004F36D3"/>
    <w:rsid w:val="004F6750"/>
    <w:rsid w:val="004F6770"/>
    <w:rsid w:val="004F6ED8"/>
    <w:rsid w:val="004F784E"/>
    <w:rsid w:val="005115F2"/>
    <w:rsid w:val="0051464A"/>
    <w:rsid w:val="0051516B"/>
    <w:rsid w:val="005236EF"/>
    <w:rsid w:val="00525163"/>
    <w:rsid w:val="00525B1D"/>
    <w:rsid w:val="00533258"/>
    <w:rsid w:val="005347BF"/>
    <w:rsid w:val="00536858"/>
    <w:rsid w:val="00540559"/>
    <w:rsid w:val="00541D0F"/>
    <w:rsid w:val="00545E21"/>
    <w:rsid w:val="00551269"/>
    <w:rsid w:val="005515A5"/>
    <w:rsid w:val="005522ED"/>
    <w:rsid w:val="00561466"/>
    <w:rsid w:val="005614C0"/>
    <w:rsid w:val="0056338D"/>
    <w:rsid w:val="005659C6"/>
    <w:rsid w:val="00574012"/>
    <w:rsid w:val="00574022"/>
    <w:rsid w:val="00575CF9"/>
    <w:rsid w:val="00575FA4"/>
    <w:rsid w:val="00576FA6"/>
    <w:rsid w:val="0057755E"/>
    <w:rsid w:val="00577585"/>
    <w:rsid w:val="00581811"/>
    <w:rsid w:val="005841A5"/>
    <w:rsid w:val="005841AA"/>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D61"/>
    <w:rsid w:val="005E38BF"/>
    <w:rsid w:val="005E3902"/>
    <w:rsid w:val="005E3FB5"/>
    <w:rsid w:val="005E43A7"/>
    <w:rsid w:val="005E4E76"/>
    <w:rsid w:val="005E6C04"/>
    <w:rsid w:val="005F3460"/>
    <w:rsid w:val="00606D49"/>
    <w:rsid w:val="00610205"/>
    <w:rsid w:val="006156A4"/>
    <w:rsid w:val="0061584C"/>
    <w:rsid w:val="006163A8"/>
    <w:rsid w:val="00624AFE"/>
    <w:rsid w:val="0062700C"/>
    <w:rsid w:val="00634A12"/>
    <w:rsid w:val="006355B2"/>
    <w:rsid w:val="00635D38"/>
    <w:rsid w:val="00637E60"/>
    <w:rsid w:val="00640325"/>
    <w:rsid w:val="006442C5"/>
    <w:rsid w:val="00650B4C"/>
    <w:rsid w:val="00651384"/>
    <w:rsid w:val="00654971"/>
    <w:rsid w:val="00657512"/>
    <w:rsid w:val="006600BB"/>
    <w:rsid w:val="00665A6D"/>
    <w:rsid w:val="00666525"/>
    <w:rsid w:val="006762DC"/>
    <w:rsid w:val="00684AD5"/>
    <w:rsid w:val="00686784"/>
    <w:rsid w:val="00687459"/>
    <w:rsid w:val="00687603"/>
    <w:rsid w:val="006939B6"/>
    <w:rsid w:val="00695836"/>
    <w:rsid w:val="00695F14"/>
    <w:rsid w:val="00696160"/>
    <w:rsid w:val="006967D0"/>
    <w:rsid w:val="006A6327"/>
    <w:rsid w:val="006A65E5"/>
    <w:rsid w:val="006B23CC"/>
    <w:rsid w:val="006B3082"/>
    <w:rsid w:val="006B5BAA"/>
    <w:rsid w:val="006B6593"/>
    <w:rsid w:val="006C1399"/>
    <w:rsid w:val="006C1B33"/>
    <w:rsid w:val="006C26B9"/>
    <w:rsid w:val="006C6507"/>
    <w:rsid w:val="006D0B65"/>
    <w:rsid w:val="006D5918"/>
    <w:rsid w:val="006E0CB0"/>
    <w:rsid w:val="006E2E88"/>
    <w:rsid w:val="006F16E5"/>
    <w:rsid w:val="006F2255"/>
    <w:rsid w:val="006F482D"/>
    <w:rsid w:val="006F487A"/>
    <w:rsid w:val="006F7959"/>
    <w:rsid w:val="007012F3"/>
    <w:rsid w:val="00702C6B"/>
    <w:rsid w:val="00704783"/>
    <w:rsid w:val="007071CC"/>
    <w:rsid w:val="0071162A"/>
    <w:rsid w:val="00721E3E"/>
    <w:rsid w:val="00723AC0"/>
    <w:rsid w:val="007329C1"/>
    <w:rsid w:val="00735256"/>
    <w:rsid w:val="007413C6"/>
    <w:rsid w:val="007500D6"/>
    <w:rsid w:val="0075029B"/>
    <w:rsid w:val="0075083D"/>
    <w:rsid w:val="00751726"/>
    <w:rsid w:val="00751B18"/>
    <w:rsid w:val="007532AB"/>
    <w:rsid w:val="007537D1"/>
    <w:rsid w:val="007574D4"/>
    <w:rsid w:val="007576BF"/>
    <w:rsid w:val="007613B2"/>
    <w:rsid w:val="00763B1C"/>
    <w:rsid w:val="00775E6D"/>
    <w:rsid w:val="00777433"/>
    <w:rsid w:val="00777513"/>
    <w:rsid w:val="00784F79"/>
    <w:rsid w:val="00792E9E"/>
    <w:rsid w:val="007A0295"/>
    <w:rsid w:val="007A158A"/>
    <w:rsid w:val="007A33A3"/>
    <w:rsid w:val="007A62E8"/>
    <w:rsid w:val="007B442E"/>
    <w:rsid w:val="007C5696"/>
    <w:rsid w:val="007C6851"/>
    <w:rsid w:val="007D2F11"/>
    <w:rsid w:val="007D320F"/>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21A3D"/>
    <w:rsid w:val="00821CD0"/>
    <w:rsid w:val="0082312D"/>
    <w:rsid w:val="00823F87"/>
    <w:rsid w:val="008243B1"/>
    <w:rsid w:val="00826018"/>
    <w:rsid w:val="008272C1"/>
    <w:rsid w:val="00835B28"/>
    <w:rsid w:val="008436E7"/>
    <w:rsid w:val="00846243"/>
    <w:rsid w:val="00846CAF"/>
    <w:rsid w:val="00850B17"/>
    <w:rsid w:val="00852DA7"/>
    <w:rsid w:val="00855AB5"/>
    <w:rsid w:val="0086066E"/>
    <w:rsid w:val="00860EB6"/>
    <w:rsid w:val="00864850"/>
    <w:rsid w:val="0087028F"/>
    <w:rsid w:val="00870C31"/>
    <w:rsid w:val="008722E3"/>
    <w:rsid w:val="00874C85"/>
    <w:rsid w:val="008765A3"/>
    <w:rsid w:val="00880249"/>
    <w:rsid w:val="008814B6"/>
    <w:rsid w:val="00886F79"/>
    <w:rsid w:val="00887085"/>
    <w:rsid w:val="00892FEF"/>
    <w:rsid w:val="00893006"/>
    <w:rsid w:val="008A182D"/>
    <w:rsid w:val="008A4B86"/>
    <w:rsid w:val="008A4E18"/>
    <w:rsid w:val="008A58D8"/>
    <w:rsid w:val="008B201D"/>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481D"/>
    <w:rsid w:val="00910F8B"/>
    <w:rsid w:val="00913398"/>
    <w:rsid w:val="009139C9"/>
    <w:rsid w:val="009172FA"/>
    <w:rsid w:val="00920FC2"/>
    <w:rsid w:val="00934864"/>
    <w:rsid w:val="009447F6"/>
    <w:rsid w:val="0094504F"/>
    <w:rsid w:val="009474CB"/>
    <w:rsid w:val="00950FFC"/>
    <w:rsid w:val="00952B86"/>
    <w:rsid w:val="009536FF"/>
    <w:rsid w:val="00953820"/>
    <w:rsid w:val="0095685B"/>
    <w:rsid w:val="009571BE"/>
    <w:rsid w:val="00966C0C"/>
    <w:rsid w:val="009678F5"/>
    <w:rsid w:val="00972102"/>
    <w:rsid w:val="00972E57"/>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7C21"/>
    <w:rsid w:val="009C040E"/>
    <w:rsid w:val="009C202A"/>
    <w:rsid w:val="009C250A"/>
    <w:rsid w:val="009C5723"/>
    <w:rsid w:val="009D7E78"/>
    <w:rsid w:val="009E1696"/>
    <w:rsid w:val="009F129F"/>
    <w:rsid w:val="009F255C"/>
    <w:rsid w:val="009F299D"/>
    <w:rsid w:val="009F5E66"/>
    <w:rsid w:val="009F77AA"/>
    <w:rsid w:val="009F7C92"/>
    <w:rsid w:val="00A03D3B"/>
    <w:rsid w:val="00A040E0"/>
    <w:rsid w:val="00A06101"/>
    <w:rsid w:val="00A06B4F"/>
    <w:rsid w:val="00A07EEE"/>
    <w:rsid w:val="00A107A1"/>
    <w:rsid w:val="00A11FC3"/>
    <w:rsid w:val="00A16E2A"/>
    <w:rsid w:val="00A25AFF"/>
    <w:rsid w:val="00A26588"/>
    <w:rsid w:val="00A3213F"/>
    <w:rsid w:val="00A350B5"/>
    <w:rsid w:val="00A41BF6"/>
    <w:rsid w:val="00A4235F"/>
    <w:rsid w:val="00A42710"/>
    <w:rsid w:val="00A43464"/>
    <w:rsid w:val="00A44828"/>
    <w:rsid w:val="00A44C20"/>
    <w:rsid w:val="00A53880"/>
    <w:rsid w:val="00A53A7E"/>
    <w:rsid w:val="00A56DC5"/>
    <w:rsid w:val="00A611DF"/>
    <w:rsid w:val="00A64DD9"/>
    <w:rsid w:val="00A74446"/>
    <w:rsid w:val="00A775BC"/>
    <w:rsid w:val="00A777A6"/>
    <w:rsid w:val="00A869B4"/>
    <w:rsid w:val="00A90F15"/>
    <w:rsid w:val="00A926BA"/>
    <w:rsid w:val="00A92D7F"/>
    <w:rsid w:val="00A95703"/>
    <w:rsid w:val="00AA10BC"/>
    <w:rsid w:val="00AA3EED"/>
    <w:rsid w:val="00AA56C4"/>
    <w:rsid w:val="00AA588D"/>
    <w:rsid w:val="00AA6430"/>
    <w:rsid w:val="00AB51D5"/>
    <w:rsid w:val="00AB5766"/>
    <w:rsid w:val="00AB5823"/>
    <w:rsid w:val="00AC3E22"/>
    <w:rsid w:val="00AC40CC"/>
    <w:rsid w:val="00AD74F3"/>
    <w:rsid w:val="00AE1152"/>
    <w:rsid w:val="00AE119D"/>
    <w:rsid w:val="00AE39D8"/>
    <w:rsid w:val="00AE661F"/>
    <w:rsid w:val="00AE7EDC"/>
    <w:rsid w:val="00AF1AA1"/>
    <w:rsid w:val="00AF1FDB"/>
    <w:rsid w:val="00AF2D95"/>
    <w:rsid w:val="00AF4AE0"/>
    <w:rsid w:val="00B038C9"/>
    <w:rsid w:val="00B0409F"/>
    <w:rsid w:val="00B050A5"/>
    <w:rsid w:val="00B10239"/>
    <w:rsid w:val="00B10E0E"/>
    <w:rsid w:val="00B119E9"/>
    <w:rsid w:val="00B1324E"/>
    <w:rsid w:val="00B167E3"/>
    <w:rsid w:val="00B23A08"/>
    <w:rsid w:val="00B300BF"/>
    <w:rsid w:val="00B32245"/>
    <w:rsid w:val="00B331A8"/>
    <w:rsid w:val="00B43B05"/>
    <w:rsid w:val="00B4632C"/>
    <w:rsid w:val="00B52DF1"/>
    <w:rsid w:val="00B56ED2"/>
    <w:rsid w:val="00B574F3"/>
    <w:rsid w:val="00B602BF"/>
    <w:rsid w:val="00B632BB"/>
    <w:rsid w:val="00B667C1"/>
    <w:rsid w:val="00B7096A"/>
    <w:rsid w:val="00B712B5"/>
    <w:rsid w:val="00B75478"/>
    <w:rsid w:val="00B7578D"/>
    <w:rsid w:val="00B76C4E"/>
    <w:rsid w:val="00B76ECE"/>
    <w:rsid w:val="00B83614"/>
    <w:rsid w:val="00B91E99"/>
    <w:rsid w:val="00B93D02"/>
    <w:rsid w:val="00B974D5"/>
    <w:rsid w:val="00BA07C8"/>
    <w:rsid w:val="00BA520D"/>
    <w:rsid w:val="00BA52D9"/>
    <w:rsid w:val="00BB1425"/>
    <w:rsid w:val="00BB3D16"/>
    <w:rsid w:val="00BB3E65"/>
    <w:rsid w:val="00BB4108"/>
    <w:rsid w:val="00BB5B9B"/>
    <w:rsid w:val="00BB5CD1"/>
    <w:rsid w:val="00BB6238"/>
    <w:rsid w:val="00BC277B"/>
    <w:rsid w:val="00BC2EE6"/>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3058C"/>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5EB0"/>
    <w:rsid w:val="00C672AA"/>
    <w:rsid w:val="00C672ED"/>
    <w:rsid w:val="00C67C42"/>
    <w:rsid w:val="00C732E9"/>
    <w:rsid w:val="00C74BF5"/>
    <w:rsid w:val="00C74CB0"/>
    <w:rsid w:val="00C75581"/>
    <w:rsid w:val="00C76BD5"/>
    <w:rsid w:val="00C831E4"/>
    <w:rsid w:val="00C85D28"/>
    <w:rsid w:val="00C9130A"/>
    <w:rsid w:val="00C9533A"/>
    <w:rsid w:val="00C9706B"/>
    <w:rsid w:val="00CA1210"/>
    <w:rsid w:val="00CA7EFA"/>
    <w:rsid w:val="00CB0412"/>
    <w:rsid w:val="00CB2E5A"/>
    <w:rsid w:val="00CB72D3"/>
    <w:rsid w:val="00CC0A51"/>
    <w:rsid w:val="00CC0A70"/>
    <w:rsid w:val="00CC184F"/>
    <w:rsid w:val="00CC5A1D"/>
    <w:rsid w:val="00CD37D1"/>
    <w:rsid w:val="00CD42C7"/>
    <w:rsid w:val="00CD7B6F"/>
    <w:rsid w:val="00CE0D6F"/>
    <w:rsid w:val="00CE0F9B"/>
    <w:rsid w:val="00CE2802"/>
    <w:rsid w:val="00CE3D8E"/>
    <w:rsid w:val="00CE533D"/>
    <w:rsid w:val="00CE6477"/>
    <w:rsid w:val="00CF3C24"/>
    <w:rsid w:val="00CF4AB1"/>
    <w:rsid w:val="00CF5045"/>
    <w:rsid w:val="00D13702"/>
    <w:rsid w:val="00D1547B"/>
    <w:rsid w:val="00D15A57"/>
    <w:rsid w:val="00D175B8"/>
    <w:rsid w:val="00D22C20"/>
    <w:rsid w:val="00D2472F"/>
    <w:rsid w:val="00D253A8"/>
    <w:rsid w:val="00D32376"/>
    <w:rsid w:val="00D42204"/>
    <w:rsid w:val="00D46285"/>
    <w:rsid w:val="00D659E6"/>
    <w:rsid w:val="00D73848"/>
    <w:rsid w:val="00D73B23"/>
    <w:rsid w:val="00D8094B"/>
    <w:rsid w:val="00D81ECC"/>
    <w:rsid w:val="00D870E5"/>
    <w:rsid w:val="00D9179E"/>
    <w:rsid w:val="00D9441D"/>
    <w:rsid w:val="00D947D7"/>
    <w:rsid w:val="00D9516C"/>
    <w:rsid w:val="00D956A1"/>
    <w:rsid w:val="00DB0C66"/>
    <w:rsid w:val="00DB17FA"/>
    <w:rsid w:val="00DB39A3"/>
    <w:rsid w:val="00DC0DDB"/>
    <w:rsid w:val="00DC511D"/>
    <w:rsid w:val="00DC7984"/>
    <w:rsid w:val="00DC7DFD"/>
    <w:rsid w:val="00DD1696"/>
    <w:rsid w:val="00DD23B2"/>
    <w:rsid w:val="00DD2867"/>
    <w:rsid w:val="00DD5A17"/>
    <w:rsid w:val="00DD5D43"/>
    <w:rsid w:val="00DE06E9"/>
    <w:rsid w:val="00DE17DA"/>
    <w:rsid w:val="00DE59F1"/>
    <w:rsid w:val="00DE5B37"/>
    <w:rsid w:val="00DF0EAC"/>
    <w:rsid w:val="00DF47E4"/>
    <w:rsid w:val="00DF51A7"/>
    <w:rsid w:val="00E0284E"/>
    <w:rsid w:val="00E0357F"/>
    <w:rsid w:val="00E139C1"/>
    <w:rsid w:val="00E13BEF"/>
    <w:rsid w:val="00E152A7"/>
    <w:rsid w:val="00E22264"/>
    <w:rsid w:val="00E22E5F"/>
    <w:rsid w:val="00E23DBD"/>
    <w:rsid w:val="00E26547"/>
    <w:rsid w:val="00E3125D"/>
    <w:rsid w:val="00E31369"/>
    <w:rsid w:val="00E3256B"/>
    <w:rsid w:val="00E32AFA"/>
    <w:rsid w:val="00E37C98"/>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6CD5"/>
    <w:rsid w:val="00EA6CF0"/>
    <w:rsid w:val="00EB21F4"/>
    <w:rsid w:val="00EB5F60"/>
    <w:rsid w:val="00EB6343"/>
    <w:rsid w:val="00EC275D"/>
    <w:rsid w:val="00EC3CC2"/>
    <w:rsid w:val="00EC5129"/>
    <w:rsid w:val="00EC66D2"/>
    <w:rsid w:val="00EC7B04"/>
    <w:rsid w:val="00ED40DD"/>
    <w:rsid w:val="00ED4600"/>
    <w:rsid w:val="00ED6B7E"/>
    <w:rsid w:val="00EE0103"/>
    <w:rsid w:val="00EE0157"/>
    <w:rsid w:val="00EE268B"/>
    <w:rsid w:val="00EE2AB1"/>
    <w:rsid w:val="00EE2FF1"/>
    <w:rsid w:val="00EE5612"/>
    <w:rsid w:val="00EF1BC9"/>
    <w:rsid w:val="00F20A28"/>
    <w:rsid w:val="00F22D16"/>
    <w:rsid w:val="00F241FA"/>
    <w:rsid w:val="00F264A9"/>
    <w:rsid w:val="00F27055"/>
    <w:rsid w:val="00F34996"/>
    <w:rsid w:val="00F356BE"/>
    <w:rsid w:val="00F42E13"/>
    <w:rsid w:val="00F4450F"/>
    <w:rsid w:val="00F559D6"/>
    <w:rsid w:val="00F56B1C"/>
    <w:rsid w:val="00F61203"/>
    <w:rsid w:val="00F618FF"/>
    <w:rsid w:val="00F651D5"/>
    <w:rsid w:val="00F65375"/>
    <w:rsid w:val="00F739CA"/>
    <w:rsid w:val="00F7422D"/>
    <w:rsid w:val="00F77C5B"/>
    <w:rsid w:val="00F804FE"/>
    <w:rsid w:val="00F85561"/>
    <w:rsid w:val="00F87784"/>
    <w:rsid w:val="00F9181E"/>
    <w:rsid w:val="00FA0768"/>
    <w:rsid w:val="00FA733F"/>
    <w:rsid w:val="00FA7E81"/>
    <w:rsid w:val="00FC05E5"/>
    <w:rsid w:val="00FC0E32"/>
    <w:rsid w:val="00FC16B3"/>
    <w:rsid w:val="00FC22D7"/>
    <w:rsid w:val="00FC685E"/>
    <w:rsid w:val="00FD3B4F"/>
    <w:rsid w:val="00FD4719"/>
    <w:rsid w:val="00FD686C"/>
    <w:rsid w:val="00FD7C97"/>
    <w:rsid w:val="00FE1E02"/>
    <w:rsid w:val="00FE7894"/>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4.PNG"/><Relationship Id="rId21" Type="http://schemas.openxmlformats.org/officeDocument/2006/relationships/image" Target="media/image10.emf"/><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image" Target="media/image34.png"/><Relationship Id="rId63" Type="http://schemas.openxmlformats.org/officeDocument/2006/relationships/fontTable" Target="fontTable.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5.png"/><Relationship Id="rId54" Type="http://schemas.openxmlformats.org/officeDocument/2006/relationships/image" Target="media/image38.emf"/><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emf"/><Relationship Id="rId32" Type="http://schemas.openxmlformats.org/officeDocument/2006/relationships/image" Target="media/image190.png"/><Relationship Id="rId37" Type="http://schemas.openxmlformats.org/officeDocument/2006/relationships/image" Target="media/image23.emf"/><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3.emf"/><Relationship Id="rId58"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3.png"/><Relationship Id="rId49" Type="http://schemas.openxmlformats.org/officeDocument/2006/relationships/header" Target="header2.xml"/><Relationship Id="rId57" Type="http://schemas.openxmlformats.org/officeDocument/2006/relationships/image" Target="media/image36.png"/><Relationship Id="rId61"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8.emf"/><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6.emf"/><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footer" Target="footer1.xml"/><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2.emf"/><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image" Target="media/image33.png"/><Relationship Id="rId59" Type="http://schemas.openxmlformats.org/officeDocument/2006/relationships/hyperlink" Target="http://code.google.com/p/android-active-recor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BC419B-C36A-4FF4-B1BE-5E478564CE2E}">
  <ds:schemaRefs>
    <ds:schemaRef ds:uri="http://schemas.openxmlformats.org/officeDocument/2006/bibliography"/>
  </ds:schemaRefs>
</ds:datastoreItem>
</file>

<file path=customXml/itemProps2.xml><?xml version="1.0" encoding="utf-8"?>
<ds:datastoreItem xmlns:ds="http://schemas.openxmlformats.org/officeDocument/2006/customXml" ds:itemID="{08FE076C-579E-4FCA-95A5-8DAA29E1CB8B}">
  <ds:schemaRefs>
    <ds:schemaRef ds:uri="http://schemas.openxmlformats.org/officeDocument/2006/bibliography"/>
  </ds:schemaRefs>
</ds:datastoreItem>
</file>

<file path=customXml/itemProps3.xml><?xml version="1.0" encoding="utf-8"?>
<ds:datastoreItem xmlns:ds="http://schemas.openxmlformats.org/officeDocument/2006/customXml" ds:itemID="{44F352F7-59AF-4CFA-9284-FC0FBF234AE8}">
  <ds:schemaRefs>
    <ds:schemaRef ds:uri="http://schemas.openxmlformats.org/officeDocument/2006/bibliography"/>
  </ds:schemaRefs>
</ds:datastoreItem>
</file>

<file path=customXml/itemProps4.xml><?xml version="1.0" encoding="utf-8"?>
<ds:datastoreItem xmlns:ds="http://schemas.openxmlformats.org/officeDocument/2006/customXml" ds:itemID="{5088F6E0-54DE-476F-8DF6-9FE637BC2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43</Pages>
  <Words>9338</Words>
  <Characters>58835</Characters>
  <Application>Microsoft Office Word</Application>
  <DocSecurity>0</DocSecurity>
  <Lines>490</Lines>
  <Paragraphs>136</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68037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Christina</cp:lastModifiedBy>
  <cp:revision>11</cp:revision>
  <cp:lastPrinted>2011-04-11T21:40:00Z</cp:lastPrinted>
  <dcterms:created xsi:type="dcterms:W3CDTF">2011-03-28T11:58:00Z</dcterms:created>
  <dcterms:modified xsi:type="dcterms:W3CDTF">2011-05-15T14:45:00Z</dcterms:modified>
</cp:coreProperties>
</file>