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115780">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8745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687459"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bookmarkStart w:id="1" w:name="_Toc293150264"/>
      <w:r>
        <w:lastRenderedPageBreak/>
        <w:t>Dokumentinformationen</w:t>
      </w:r>
      <w:bookmarkEnd w:id="0"/>
      <w:bookmarkEnd w:id="1"/>
    </w:p>
    <w:p w14:paraId="264B7ECF" w14:textId="77777777" w:rsidR="00B038C9" w:rsidRDefault="00E711E0" w:rsidP="00B038C9">
      <w:pPr>
        <w:pStyle w:val="berschrift2"/>
      </w:pPr>
      <w:bookmarkStart w:id="2" w:name="_Toc293198246"/>
      <w:bookmarkStart w:id="3" w:name="_Toc293150265"/>
      <w:r>
        <w:t>Änderungsgeschichte</w:t>
      </w:r>
      <w:bookmarkEnd w:id="2"/>
      <w:bookmarkEnd w:id="3"/>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4" w:name="_Toc293150266" w:displacedByCustomXml="next"/>
    <w:bookmarkStart w:id="5" w:name="_Toc29319824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5"/>
          <w:bookmarkEnd w:id="4"/>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3F73ACAE" w14:textId="77777777" w:rsidR="00EA6CF0" w:rsidRDefault="00687459">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Pr>
                <w:noProof/>
                <w:webHidden/>
              </w:rPr>
              <w:t>1</w:t>
            </w:r>
            <w:r w:rsidR="00EA6CF0">
              <w:rPr>
                <w:noProof/>
                <w:webHidden/>
              </w:rPr>
              <w:fldChar w:fldCharType="end"/>
            </w:r>
          </w:hyperlink>
        </w:p>
        <w:p w14:paraId="53B4653A" w14:textId="77777777" w:rsidR="00EA6CF0" w:rsidRDefault="00687459">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Pr>
                <w:noProof/>
                <w:webHidden/>
              </w:rPr>
              <w:t>1</w:t>
            </w:r>
            <w:r w:rsidR="00EA6CF0">
              <w:rPr>
                <w:noProof/>
                <w:webHidden/>
              </w:rPr>
              <w:fldChar w:fldCharType="end"/>
            </w:r>
          </w:hyperlink>
        </w:p>
        <w:p w14:paraId="4A9C4FFD" w14:textId="77777777" w:rsidR="00EA6CF0" w:rsidRDefault="00687459">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Pr>
                <w:noProof/>
                <w:webHidden/>
              </w:rPr>
              <w:t>4</w:t>
            </w:r>
            <w:r w:rsidR="00EA6CF0">
              <w:rPr>
                <w:noProof/>
                <w:webHidden/>
              </w:rPr>
              <w:fldChar w:fldCharType="end"/>
            </w:r>
          </w:hyperlink>
        </w:p>
        <w:p w14:paraId="69B588A8" w14:textId="77777777" w:rsidR="00EA6CF0" w:rsidRDefault="00687459">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Pr>
                <w:noProof/>
                <w:webHidden/>
              </w:rPr>
              <w:t>5</w:t>
            </w:r>
            <w:r w:rsidR="00EA6CF0">
              <w:rPr>
                <w:noProof/>
                <w:webHidden/>
              </w:rPr>
              <w:fldChar w:fldCharType="end"/>
            </w:r>
          </w:hyperlink>
        </w:p>
        <w:p w14:paraId="74487683" w14:textId="77777777" w:rsidR="00EA6CF0" w:rsidRDefault="00687459">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Pr>
                <w:noProof/>
                <w:webHidden/>
              </w:rPr>
              <w:t>5</w:t>
            </w:r>
            <w:r w:rsidR="00EA6CF0">
              <w:rPr>
                <w:noProof/>
                <w:webHidden/>
              </w:rPr>
              <w:fldChar w:fldCharType="end"/>
            </w:r>
          </w:hyperlink>
        </w:p>
        <w:p w14:paraId="1AF7657F" w14:textId="77777777" w:rsidR="00EA6CF0" w:rsidRDefault="00687459">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Pr>
                <w:noProof/>
                <w:webHidden/>
              </w:rPr>
              <w:t>5</w:t>
            </w:r>
            <w:r w:rsidR="00EA6CF0">
              <w:rPr>
                <w:noProof/>
                <w:webHidden/>
              </w:rPr>
              <w:fldChar w:fldCharType="end"/>
            </w:r>
          </w:hyperlink>
        </w:p>
        <w:p w14:paraId="1FFD6DD0" w14:textId="77777777" w:rsidR="00EA6CF0" w:rsidRDefault="00687459">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Pr>
                <w:noProof/>
                <w:webHidden/>
              </w:rPr>
              <w:t>5</w:t>
            </w:r>
            <w:r w:rsidR="00EA6CF0">
              <w:rPr>
                <w:noProof/>
                <w:webHidden/>
              </w:rPr>
              <w:fldChar w:fldCharType="end"/>
            </w:r>
          </w:hyperlink>
        </w:p>
        <w:p w14:paraId="586A92A3" w14:textId="77777777" w:rsidR="00EA6CF0" w:rsidRDefault="00687459">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Pr>
                <w:noProof/>
                <w:webHidden/>
              </w:rPr>
              <w:t>5</w:t>
            </w:r>
            <w:r w:rsidR="00EA6CF0">
              <w:rPr>
                <w:noProof/>
                <w:webHidden/>
              </w:rPr>
              <w:fldChar w:fldCharType="end"/>
            </w:r>
          </w:hyperlink>
        </w:p>
        <w:p w14:paraId="0B885B66" w14:textId="77777777" w:rsidR="00EA6CF0" w:rsidRDefault="00687459">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Pr>
                <w:noProof/>
                <w:webHidden/>
              </w:rPr>
              <w:t>6</w:t>
            </w:r>
            <w:r w:rsidR="00EA6CF0">
              <w:rPr>
                <w:noProof/>
                <w:webHidden/>
              </w:rPr>
              <w:fldChar w:fldCharType="end"/>
            </w:r>
          </w:hyperlink>
        </w:p>
        <w:p w14:paraId="092705EA" w14:textId="77777777" w:rsidR="00EA6CF0" w:rsidRDefault="00687459">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Pr>
                <w:noProof/>
                <w:webHidden/>
              </w:rPr>
              <w:t>6</w:t>
            </w:r>
            <w:r w:rsidR="00EA6CF0">
              <w:rPr>
                <w:noProof/>
                <w:webHidden/>
              </w:rPr>
              <w:fldChar w:fldCharType="end"/>
            </w:r>
          </w:hyperlink>
        </w:p>
        <w:p w14:paraId="391A9BC7" w14:textId="77777777" w:rsidR="00EA6CF0" w:rsidRDefault="00687459">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Pr>
                <w:noProof/>
                <w:webHidden/>
              </w:rPr>
              <w:t>6</w:t>
            </w:r>
            <w:r w:rsidR="00EA6CF0">
              <w:rPr>
                <w:noProof/>
                <w:webHidden/>
              </w:rPr>
              <w:fldChar w:fldCharType="end"/>
            </w:r>
          </w:hyperlink>
        </w:p>
        <w:p w14:paraId="4CD6FCDB" w14:textId="77777777" w:rsidR="00EA6CF0" w:rsidRDefault="00687459">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Pr>
                <w:noProof/>
                <w:webHidden/>
              </w:rPr>
              <w:t>6</w:t>
            </w:r>
            <w:r w:rsidR="00EA6CF0">
              <w:rPr>
                <w:noProof/>
                <w:webHidden/>
              </w:rPr>
              <w:fldChar w:fldCharType="end"/>
            </w:r>
          </w:hyperlink>
        </w:p>
        <w:p w14:paraId="6EAF360C" w14:textId="77777777" w:rsidR="00EA6CF0" w:rsidRDefault="00687459">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Pr>
                <w:noProof/>
                <w:webHidden/>
              </w:rPr>
              <w:t>7</w:t>
            </w:r>
            <w:r w:rsidR="00EA6CF0">
              <w:rPr>
                <w:noProof/>
                <w:webHidden/>
              </w:rPr>
              <w:fldChar w:fldCharType="end"/>
            </w:r>
          </w:hyperlink>
        </w:p>
        <w:p w14:paraId="52B9580E" w14:textId="77777777" w:rsidR="00EA6CF0" w:rsidRDefault="00687459">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Pr>
                <w:noProof/>
                <w:webHidden/>
              </w:rPr>
              <w:t>8</w:t>
            </w:r>
            <w:r w:rsidR="00EA6CF0">
              <w:rPr>
                <w:noProof/>
                <w:webHidden/>
              </w:rPr>
              <w:fldChar w:fldCharType="end"/>
            </w:r>
          </w:hyperlink>
        </w:p>
        <w:p w14:paraId="2B73E7EE" w14:textId="77777777" w:rsidR="00EA6CF0" w:rsidRDefault="00687459">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Pr>
                <w:noProof/>
                <w:webHidden/>
              </w:rPr>
              <w:t>8</w:t>
            </w:r>
            <w:r w:rsidR="00EA6CF0">
              <w:rPr>
                <w:noProof/>
                <w:webHidden/>
              </w:rPr>
              <w:fldChar w:fldCharType="end"/>
            </w:r>
          </w:hyperlink>
        </w:p>
        <w:p w14:paraId="18955CF2" w14:textId="77777777" w:rsidR="00EA6CF0" w:rsidRDefault="00687459">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Pr>
                <w:noProof/>
                <w:webHidden/>
              </w:rPr>
              <w:t>9</w:t>
            </w:r>
            <w:r w:rsidR="00EA6CF0">
              <w:rPr>
                <w:noProof/>
                <w:webHidden/>
              </w:rPr>
              <w:fldChar w:fldCharType="end"/>
            </w:r>
          </w:hyperlink>
        </w:p>
        <w:p w14:paraId="351B6E55" w14:textId="77777777" w:rsidR="00EA6CF0" w:rsidRDefault="00687459">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Pr>
                <w:noProof/>
                <w:webHidden/>
              </w:rPr>
              <w:t>10</w:t>
            </w:r>
            <w:r w:rsidR="00EA6CF0">
              <w:rPr>
                <w:noProof/>
                <w:webHidden/>
              </w:rPr>
              <w:fldChar w:fldCharType="end"/>
            </w:r>
          </w:hyperlink>
        </w:p>
        <w:p w14:paraId="7864721E" w14:textId="77777777" w:rsidR="00EA6CF0" w:rsidRDefault="00687459">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Pr>
                <w:noProof/>
                <w:webHidden/>
              </w:rPr>
              <w:t>10</w:t>
            </w:r>
            <w:r w:rsidR="00EA6CF0">
              <w:rPr>
                <w:noProof/>
                <w:webHidden/>
              </w:rPr>
              <w:fldChar w:fldCharType="end"/>
            </w:r>
          </w:hyperlink>
        </w:p>
        <w:p w14:paraId="407ACE6D" w14:textId="77777777" w:rsidR="00EA6CF0" w:rsidRDefault="00687459">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Pr>
                <w:noProof/>
                <w:webHidden/>
              </w:rPr>
              <w:t>10</w:t>
            </w:r>
            <w:r w:rsidR="00EA6CF0">
              <w:rPr>
                <w:noProof/>
                <w:webHidden/>
              </w:rPr>
              <w:fldChar w:fldCharType="end"/>
            </w:r>
          </w:hyperlink>
        </w:p>
        <w:p w14:paraId="424E0A3B" w14:textId="77777777" w:rsidR="00EA6CF0" w:rsidRDefault="00687459">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Pr>
                <w:noProof/>
                <w:webHidden/>
              </w:rPr>
              <w:t>13</w:t>
            </w:r>
            <w:r w:rsidR="00EA6CF0">
              <w:rPr>
                <w:noProof/>
                <w:webHidden/>
              </w:rPr>
              <w:fldChar w:fldCharType="end"/>
            </w:r>
          </w:hyperlink>
        </w:p>
        <w:p w14:paraId="46EB6315" w14:textId="77777777" w:rsidR="00EA6CF0" w:rsidRDefault="00687459">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Pr>
                <w:noProof/>
                <w:webHidden/>
              </w:rPr>
              <w:t>18</w:t>
            </w:r>
            <w:r w:rsidR="00EA6CF0">
              <w:rPr>
                <w:noProof/>
                <w:webHidden/>
              </w:rPr>
              <w:fldChar w:fldCharType="end"/>
            </w:r>
          </w:hyperlink>
        </w:p>
        <w:p w14:paraId="4F44FAD0" w14:textId="77777777" w:rsidR="00EA6CF0" w:rsidRDefault="00687459">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Pr>
                <w:noProof/>
                <w:webHidden/>
              </w:rPr>
              <w:t>19</w:t>
            </w:r>
            <w:r w:rsidR="00EA6CF0">
              <w:rPr>
                <w:noProof/>
                <w:webHidden/>
              </w:rPr>
              <w:fldChar w:fldCharType="end"/>
            </w:r>
          </w:hyperlink>
        </w:p>
        <w:p w14:paraId="2456E3C4" w14:textId="77777777" w:rsidR="00EA6CF0" w:rsidRDefault="00687459">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Pr>
                <w:noProof/>
                <w:webHidden/>
              </w:rPr>
              <w:t>19</w:t>
            </w:r>
            <w:r w:rsidR="00EA6CF0">
              <w:rPr>
                <w:noProof/>
                <w:webHidden/>
              </w:rPr>
              <w:fldChar w:fldCharType="end"/>
            </w:r>
          </w:hyperlink>
        </w:p>
        <w:p w14:paraId="346CA6C1" w14:textId="77777777" w:rsidR="00EA6CF0" w:rsidRDefault="00687459">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Pr>
                <w:noProof/>
                <w:webHidden/>
              </w:rPr>
              <w:t>22</w:t>
            </w:r>
            <w:r w:rsidR="00EA6CF0">
              <w:rPr>
                <w:noProof/>
                <w:webHidden/>
              </w:rPr>
              <w:fldChar w:fldCharType="end"/>
            </w:r>
          </w:hyperlink>
        </w:p>
        <w:p w14:paraId="4745F7B4" w14:textId="77777777" w:rsidR="00EA6CF0" w:rsidRDefault="00687459">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623C9A11" w14:textId="77777777" w:rsidR="00EA6CF0" w:rsidRDefault="00687459">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49EF6AAC" w14:textId="77777777" w:rsidR="00EA6CF0" w:rsidRDefault="00687459">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00DC22ED" w14:textId="77777777" w:rsidR="00EA6CF0" w:rsidRDefault="00687459">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18349ACB" w14:textId="77777777" w:rsidR="00EA6CF0" w:rsidRDefault="00687459">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3523162B" w14:textId="77777777" w:rsidR="00EA6CF0" w:rsidRDefault="00687459">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Pr>
                <w:noProof/>
                <w:webHidden/>
              </w:rPr>
              <w:t>26</w:t>
            </w:r>
            <w:r w:rsidR="00EA6CF0">
              <w:rPr>
                <w:noProof/>
                <w:webHidden/>
              </w:rPr>
              <w:fldChar w:fldCharType="end"/>
            </w:r>
          </w:hyperlink>
        </w:p>
        <w:p w14:paraId="1E164C59" w14:textId="77777777" w:rsidR="00EA6CF0" w:rsidRDefault="00687459">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587BB08F" w14:textId="77777777" w:rsidR="00EA6CF0" w:rsidRDefault="00687459">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1C314551" w14:textId="77777777" w:rsidR="00EA6CF0" w:rsidRDefault="00687459">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293CEAAD" w14:textId="77777777" w:rsidR="00EA6CF0" w:rsidRDefault="00687459">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2103B5CF" w14:textId="77777777" w:rsidR="00EA6CF0" w:rsidRDefault="00687459">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26627A34" w14:textId="77777777" w:rsidR="00EA6CF0" w:rsidRDefault="00687459">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Pr>
                <w:noProof/>
                <w:webHidden/>
              </w:rPr>
              <w:t>27</w:t>
            </w:r>
            <w:r w:rsidR="00EA6CF0">
              <w:rPr>
                <w:noProof/>
                <w:webHidden/>
              </w:rPr>
              <w:fldChar w:fldCharType="end"/>
            </w:r>
          </w:hyperlink>
        </w:p>
        <w:p w14:paraId="2AF6D29E" w14:textId="77777777" w:rsidR="00EA6CF0" w:rsidRDefault="00687459">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59FAB3F0" w14:textId="77777777" w:rsidR="00EA6CF0" w:rsidRDefault="00687459">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01D5F567" w14:textId="77777777" w:rsidR="00EA6CF0" w:rsidRDefault="00687459">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08342386" w14:textId="77777777" w:rsidR="00EA6CF0" w:rsidRDefault="00687459">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53437A83" w14:textId="77777777" w:rsidR="00EA6CF0" w:rsidRDefault="00687459">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5EBFD237" w14:textId="77777777" w:rsidR="00EA6CF0" w:rsidRDefault="00687459">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7FF06257" w14:textId="77777777" w:rsidR="00EA6CF0" w:rsidRDefault="00687459">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43F9A60E" w14:textId="77777777" w:rsidR="00EA6CF0" w:rsidRDefault="00687459">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5B644A11" w14:textId="77777777" w:rsidR="00EA6CF0" w:rsidRDefault="00687459">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Pr>
                <w:noProof/>
                <w:webHidden/>
              </w:rPr>
              <w:t>28</w:t>
            </w:r>
            <w:r w:rsidR="00EA6CF0">
              <w:rPr>
                <w:noProof/>
                <w:webHidden/>
              </w:rPr>
              <w:fldChar w:fldCharType="end"/>
            </w:r>
          </w:hyperlink>
        </w:p>
        <w:p w14:paraId="317A45FE" w14:textId="77777777" w:rsidR="00EA6CF0" w:rsidRDefault="00687459">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3ADBF69E" w14:textId="77777777" w:rsidR="00EA6CF0" w:rsidRDefault="00687459">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2390E0F8" w14:textId="77777777" w:rsidR="00EA6CF0" w:rsidRDefault="00687459">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08134E35" w14:textId="77777777" w:rsidR="00EA6CF0" w:rsidRDefault="00687459">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67ABFF00" w14:textId="77777777" w:rsidR="00EA6CF0" w:rsidRDefault="00687459">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4C62823C" w14:textId="77777777" w:rsidR="00EA6CF0" w:rsidRDefault="00687459">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7A2B0C76" w14:textId="77777777" w:rsidR="00EA6CF0" w:rsidRDefault="00687459">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608A14CF" w14:textId="77777777" w:rsidR="00EA6CF0" w:rsidRDefault="00687459">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Pr>
                <w:noProof/>
                <w:webHidden/>
              </w:rPr>
              <w:t>29</w:t>
            </w:r>
            <w:r w:rsidR="00EA6CF0">
              <w:rPr>
                <w:noProof/>
                <w:webHidden/>
              </w:rPr>
              <w:fldChar w:fldCharType="end"/>
            </w:r>
          </w:hyperlink>
        </w:p>
        <w:p w14:paraId="2C4D327A" w14:textId="77777777" w:rsidR="00EA6CF0" w:rsidRDefault="00687459">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Pr>
                <w:noProof/>
                <w:webHidden/>
              </w:rPr>
              <w:t>30</w:t>
            </w:r>
            <w:r w:rsidR="00EA6CF0">
              <w:rPr>
                <w:noProof/>
                <w:webHidden/>
              </w:rPr>
              <w:fldChar w:fldCharType="end"/>
            </w:r>
          </w:hyperlink>
        </w:p>
        <w:p w14:paraId="28962DAA" w14:textId="77777777" w:rsidR="00EA6CF0" w:rsidRDefault="00687459">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Pr>
                <w:noProof/>
                <w:webHidden/>
              </w:rPr>
              <w:t>30</w:t>
            </w:r>
            <w:r w:rsidR="00EA6CF0">
              <w:rPr>
                <w:noProof/>
                <w:webHidden/>
              </w:rPr>
              <w:fldChar w:fldCharType="end"/>
            </w:r>
          </w:hyperlink>
        </w:p>
        <w:p w14:paraId="2462A734" w14:textId="77777777" w:rsidR="00EA6CF0" w:rsidRDefault="00687459">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Pr>
                <w:noProof/>
                <w:webHidden/>
              </w:rPr>
              <w:t>30</w:t>
            </w:r>
            <w:r w:rsidR="00EA6CF0">
              <w:rPr>
                <w:noProof/>
                <w:webHidden/>
              </w:rPr>
              <w:fldChar w:fldCharType="end"/>
            </w:r>
          </w:hyperlink>
        </w:p>
        <w:p w14:paraId="77B54490" w14:textId="77777777" w:rsidR="00EA6CF0" w:rsidRDefault="00687459">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00143DE1" w14:textId="77777777" w:rsidR="00EA6CF0" w:rsidRDefault="00687459">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23969411" w14:textId="77777777" w:rsidR="00EA6CF0" w:rsidRDefault="00687459">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62BB13E9" w14:textId="77777777" w:rsidR="00EA6CF0" w:rsidRDefault="00687459">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3DF7C0EA" w14:textId="77777777" w:rsidR="00EA6CF0" w:rsidRDefault="00687459">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64B0A0BB" w14:textId="77777777" w:rsidR="00EA6CF0" w:rsidRDefault="00687459">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671309F6" w14:textId="77777777" w:rsidR="00EA6CF0" w:rsidRDefault="00687459">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60720F03" w14:textId="77777777" w:rsidR="00EA6CF0" w:rsidRDefault="00687459">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12B6CE78" w14:textId="77777777" w:rsidR="00EA6CF0" w:rsidRDefault="00687459">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Pr>
                <w:noProof/>
                <w:webHidden/>
              </w:rPr>
              <w:t>31</w:t>
            </w:r>
            <w:r w:rsidR="00EA6CF0">
              <w:rPr>
                <w:noProof/>
                <w:webHidden/>
              </w:rPr>
              <w:fldChar w:fldCharType="end"/>
            </w:r>
          </w:hyperlink>
        </w:p>
        <w:p w14:paraId="0A1B860C" w14:textId="77777777" w:rsidR="00EA6CF0" w:rsidRDefault="00687459">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Pr>
                <w:noProof/>
                <w:webHidden/>
              </w:rPr>
              <w:t>32</w:t>
            </w:r>
            <w:r w:rsidR="00EA6CF0">
              <w:rPr>
                <w:noProof/>
                <w:webHidden/>
              </w:rPr>
              <w:fldChar w:fldCharType="end"/>
            </w:r>
          </w:hyperlink>
        </w:p>
        <w:p w14:paraId="5CF23387" w14:textId="77777777" w:rsidR="00EA6CF0" w:rsidRDefault="00687459">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Pr>
                <w:noProof/>
                <w:webHidden/>
              </w:rPr>
              <w:t>33</w:t>
            </w:r>
            <w:r w:rsidR="00EA6CF0">
              <w:rPr>
                <w:noProof/>
                <w:webHidden/>
              </w:rPr>
              <w:fldChar w:fldCharType="end"/>
            </w:r>
          </w:hyperlink>
        </w:p>
        <w:p w14:paraId="52AFB296" w14:textId="77777777" w:rsidR="00EA6CF0" w:rsidRDefault="00687459">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Pr>
                <w:noProof/>
                <w:webHidden/>
              </w:rPr>
              <w:t>36</w:t>
            </w:r>
            <w:r w:rsidR="00EA6CF0">
              <w:rPr>
                <w:noProof/>
                <w:webHidden/>
              </w:rPr>
              <w:fldChar w:fldCharType="end"/>
            </w:r>
          </w:hyperlink>
        </w:p>
        <w:p w14:paraId="3962F797" w14:textId="77777777" w:rsidR="00EA6CF0" w:rsidRDefault="00687459">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Pr>
                <w:noProof/>
                <w:webHidden/>
              </w:rPr>
              <w:t>36</w:t>
            </w:r>
            <w:r w:rsidR="00EA6CF0">
              <w:rPr>
                <w:noProof/>
                <w:webHidden/>
              </w:rPr>
              <w:fldChar w:fldCharType="end"/>
            </w:r>
          </w:hyperlink>
        </w:p>
        <w:p w14:paraId="24C12031" w14:textId="77777777" w:rsidR="00EA6CF0" w:rsidRDefault="00687459">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Pr>
                <w:noProof/>
                <w:webHidden/>
              </w:rPr>
              <w:t>36</w:t>
            </w:r>
            <w:r w:rsidR="00EA6CF0">
              <w:rPr>
                <w:noProof/>
                <w:webHidden/>
              </w:rPr>
              <w:fldChar w:fldCharType="end"/>
            </w:r>
          </w:hyperlink>
        </w:p>
        <w:p w14:paraId="1FFCC474" w14:textId="77777777" w:rsidR="00EA6CF0" w:rsidRDefault="00687459">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Pr>
                <w:noProof/>
                <w:webHidden/>
              </w:rPr>
              <w:t>36</w:t>
            </w:r>
            <w:r w:rsidR="00EA6CF0">
              <w:rPr>
                <w:noProof/>
                <w:webHidden/>
              </w:rPr>
              <w:fldChar w:fldCharType="end"/>
            </w:r>
          </w:hyperlink>
        </w:p>
        <w:p w14:paraId="3F096903" w14:textId="77777777" w:rsidR="00EA6CF0" w:rsidRDefault="00687459">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Pr>
                <w:noProof/>
                <w:webHidden/>
              </w:rPr>
              <w:t>36</w:t>
            </w:r>
            <w:r w:rsidR="00EA6CF0">
              <w:rPr>
                <w:noProof/>
                <w:webHidden/>
              </w:rPr>
              <w:fldChar w:fldCharType="end"/>
            </w:r>
          </w:hyperlink>
        </w:p>
        <w:p w14:paraId="670E6DE1" w14:textId="77777777" w:rsidR="00EA6CF0" w:rsidRDefault="00687459">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2F9A501E" w14:textId="77777777" w:rsidR="00EA6CF0" w:rsidRDefault="00687459">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4E0060A5" w14:textId="77777777" w:rsidR="00EA6CF0" w:rsidRDefault="00687459">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7F887A4C" w14:textId="77777777" w:rsidR="00EA6CF0" w:rsidRDefault="00687459">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31C8A614" w14:textId="77777777" w:rsidR="00EA6CF0" w:rsidRDefault="00687459">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79981977" w14:textId="77777777" w:rsidR="00EA6CF0" w:rsidRDefault="00687459">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Pr>
                <w:noProof/>
                <w:webHidden/>
              </w:rPr>
              <w:t>37</w:t>
            </w:r>
            <w:r w:rsidR="00EA6CF0">
              <w:rPr>
                <w:noProof/>
                <w:webHidden/>
              </w:rPr>
              <w:fldChar w:fldCharType="end"/>
            </w:r>
          </w:hyperlink>
        </w:p>
        <w:p w14:paraId="5B15E004" w14:textId="77777777" w:rsidR="00EA6CF0" w:rsidRDefault="00687459">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Pr>
                <w:noProof/>
                <w:webHidden/>
              </w:rPr>
              <w:t>38</w:t>
            </w:r>
            <w:r w:rsidR="00EA6CF0">
              <w:rPr>
                <w:noProof/>
                <w:webHidden/>
              </w:rPr>
              <w:fldChar w:fldCharType="end"/>
            </w:r>
          </w:hyperlink>
        </w:p>
        <w:p w14:paraId="713FE7F8" w14:textId="77777777" w:rsidR="00EA6CF0" w:rsidRDefault="00687459">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Pr>
                <w:noProof/>
                <w:webHidden/>
              </w:rPr>
              <w:t>38</w:t>
            </w:r>
            <w:r w:rsidR="00EA6CF0">
              <w:rPr>
                <w:noProof/>
                <w:webHidden/>
              </w:rPr>
              <w:fldChar w:fldCharType="end"/>
            </w:r>
          </w:hyperlink>
        </w:p>
        <w:p w14:paraId="3BB31239" w14:textId="77777777" w:rsidR="00EA6CF0" w:rsidRDefault="00687459">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Pr>
                <w:noProof/>
                <w:webHidden/>
              </w:rPr>
              <w:t>38</w:t>
            </w:r>
            <w:r w:rsidR="00EA6CF0">
              <w:rPr>
                <w:noProof/>
                <w:webHidden/>
              </w:rPr>
              <w:fldChar w:fldCharType="end"/>
            </w:r>
          </w:hyperlink>
        </w:p>
        <w:p w14:paraId="5FCEFBBB" w14:textId="77777777" w:rsidR="00EA6CF0" w:rsidRDefault="00687459">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Pr>
                <w:noProof/>
                <w:webHidden/>
              </w:rPr>
              <w:t>39</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6" w:name="_Toc293198248"/>
      <w:bookmarkStart w:id="7" w:name="_Toc293150267"/>
      <w:r>
        <w:lastRenderedPageBreak/>
        <w:t>Abbildungsverzeichnis</w:t>
      </w:r>
      <w:bookmarkEnd w:id="6"/>
      <w:bookmarkEnd w:id="7"/>
    </w:p>
    <w:p w14:paraId="251DEBD0" w14:textId="768DF6A1" w:rsidR="00687459"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226313" w:history="1">
        <w:r w:rsidR="00687459" w:rsidRPr="001C0BD5">
          <w:rPr>
            <w:rStyle w:val="Hyperlink"/>
            <w:noProof/>
          </w:rPr>
          <w:t>Abbildung 1 - Architekturübersicht</w:t>
        </w:r>
        <w:r w:rsidR="00687459">
          <w:rPr>
            <w:noProof/>
            <w:webHidden/>
          </w:rPr>
          <w:tab/>
        </w:r>
        <w:r w:rsidR="00687459">
          <w:rPr>
            <w:noProof/>
            <w:webHidden/>
          </w:rPr>
          <w:fldChar w:fldCharType="begin"/>
        </w:r>
        <w:r w:rsidR="00687459">
          <w:rPr>
            <w:noProof/>
            <w:webHidden/>
          </w:rPr>
          <w:instrText xml:space="preserve"> PAGEREF _Toc293226313 \h </w:instrText>
        </w:r>
        <w:r w:rsidR="00687459">
          <w:rPr>
            <w:noProof/>
            <w:webHidden/>
          </w:rPr>
        </w:r>
        <w:r w:rsidR="00687459">
          <w:rPr>
            <w:noProof/>
            <w:webHidden/>
          </w:rPr>
          <w:fldChar w:fldCharType="separate"/>
        </w:r>
        <w:r w:rsidR="00687459">
          <w:rPr>
            <w:noProof/>
            <w:webHidden/>
          </w:rPr>
          <w:t>7</w:t>
        </w:r>
        <w:r w:rsidR="00687459">
          <w:rPr>
            <w:noProof/>
            <w:webHidden/>
          </w:rPr>
          <w:fldChar w:fldCharType="end"/>
        </w:r>
      </w:hyperlink>
    </w:p>
    <w:p w14:paraId="07EC4F47" w14:textId="3F3B6C25" w:rsidR="00687459" w:rsidRDefault="00687459">
      <w:pPr>
        <w:pStyle w:val="Abbildungsverzeichnis"/>
        <w:tabs>
          <w:tab w:val="right" w:leader="dot" w:pos="9062"/>
        </w:tabs>
        <w:rPr>
          <w:noProof/>
          <w:sz w:val="22"/>
          <w:szCs w:val="22"/>
          <w:lang w:eastAsia="de-CH"/>
        </w:rPr>
      </w:pPr>
      <w:hyperlink w:anchor="_Toc293226314" w:history="1">
        <w:r w:rsidRPr="001C0BD5">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_Toc293226314 \h </w:instrText>
        </w:r>
        <w:r>
          <w:rPr>
            <w:noProof/>
            <w:webHidden/>
          </w:rPr>
        </w:r>
        <w:r>
          <w:rPr>
            <w:noProof/>
            <w:webHidden/>
          </w:rPr>
          <w:fldChar w:fldCharType="separate"/>
        </w:r>
        <w:r>
          <w:rPr>
            <w:noProof/>
            <w:webHidden/>
          </w:rPr>
          <w:t>8</w:t>
        </w:r>
        <w:r>
          <w:rPr>
            <w:noProof/>
            <w:webHidden/>
          </w:rPr>
          <w:fldChar w:fldCharType="end"/>
        </w:r>
      </w:hyperlink>
    </w:p>
    <w:p w14:paraId="0FA9F990" w14:textId="65B0AE04" w:rsidR="00687459" w:rsidRDefault="00687459">
      <w:pPr>
        <w:pStyle w:val="Abbildungsverzeichnis"/>
        <w:tabs>
          <w:tab w:val="right" w:leader="dot" w:pos="9062"/>
        </w:tabs>
        <w:rPr>
          <w:noProof/>
          <w:sz w:val="22"/>
          <w:szCs w:val="22"/>
          <w:lang w:eastAsia="de-CH"/>
        </w:rPr>
      </w:pPr>
      <w:hyperlink w:anchor="_Toc293226315" w:history="1">
        <w:r w:rsidRPr="001C0BD5">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_Toc293226315 \h </w:instrText>
        </w:r>
        <w:r>
          <w:rPr>
            <w:noProof/>
            <w:webHidden/>
          </w:rPr>
        </w:r>
        <w:r>
          <w:rPr>
            <w:noProof/>
            <w:webHidden/>
          </w:rPr>
          <w:fldChar w:fldCharType="separate"/>
        </w:r>
        <w:r>
          <w:rPr>
            <w:noProof/>
            <w:webHidden/>
          </w:rPr>
          <w:t>9</w:t>
        </w:r>
        <w:r>
          <w:rPr>
            <w:noProof/>
            <w:webHidden/>
          </w:rPr>
          <w:fldChar w:fldCharType="end"/>
        </w:r>
      </w:hyperlink>
    </w:p>
    <w:p w14:paraId="06D7C795" w14:textId="4610C2D8" w:rsidR="00687459" w:rsidRDefault="00687459">
      <w:pPr>
        <w:pStyle w:val="Abbildungsverzeichnis"/>
        <w:tabs>
          <w:tab w:val="right" w:leader="dot" w:pos="9062"/>
        </w:tabs>
        <w:rPr>
          <w:noProof/>
          <w:sz w:val="22"/>
          <w:szCs w:val="22"/>
          <w:lang w:eastAsia="de-CH"/>
        </w:rPr>
      </w:pPr>
      <w:hyperlink w:anchor="_Toc293226316" w:history="1">
        <w:r w:rsidRPr="001C0BD5">
          <w:rPr>
            <w:rStyle w:val="Hyperlink"/>
            <w:noProof/>
          </w:rPr>
          <w:t>Abbildung 4 - Deployment Diagram MRT</w:t>
        </w:r>
        <w:r>
          <w:rPr>
            <w:noProof/>
            <w:webHidden/>
          </w:rPr>
          <w:tab/>
        </w:r>
        <w:r>
          <w:rPr>
            <w:noProof/>
            <w:webHidden/>
          </w:rPr>
          <w:fldChar w:fldCharType="begin"/>
        </w:r>
        <w:r>
          <w:rPr>
            <w:noProof/>
            <w:webHidden/>
          </w:rPr>
          <w:instrText xml:space="preserve"> PAGEREF _Toc293226316 \h </w:instrText>
        </w:r>
        <w:r>
          <w:rPr>
            <w:noProof/>
            <w:webHidden/>
          </w:rPr>
        </w:r>
        <w:r>
          <w:rPr>
            <w:noProof/>
            <w:webHidden/>
          </w:rPr>
          <w:fldChar w:fldCharType="separate"/>
        </w:r>
        <w:r>
          <w:rPr>
            <w:noProof/>
            <w:webHidden/>
          </w:rPr>
          <w:t>10</w:t>
        </w:r>
        <w:r>
          <w:rPr>
            <w:noProof/>
            <w:webHidden/>
          </w:rPr>
          <w:fldChar w:fldCharType="end"/>
        </w:r>
      </w:hyperlink>
    </w:p>
    <w:p w14:paraId="1F10506F" w14:textId="0C0FA7D2" w:rsidR="00687459" w:rsidRDefault="00687459">
      <w:pPr>
        <w:pStyle w:val="Abbildungsverzeichnis"/>
        <w:tabs>
          <w:tab w:val="right" w:leader="dot" w:pos="9062"/>
        </w:tabs>
        <w:rPr>
          <w:noProof/>
          <w:sz w:val="22"/>
          <w:szCs w:val="22"/>
          <w:lang w:eastAsia="de-CH"/>
        </w:rPr>
      </w:pPr>
      <w:hyperlink w:anchor="_Toc293226317" w:history="1">
        <w:r w:rsidRPr="001C0BD5">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_Toc293226317 \h </w:instrText>
        </w:r>
        <w:r>
          <w:rPr>
            <w:noProof/>
            <w:webHidden/>
          </w:rPr>
        </w:r>
        <w:r>
          <w:rPr>
            <w:noProof/>
            <w:webHidden/>
          </w:rPr>
          <w:fldChar w:fldCharType="separate"/>
        </w:r>
        <w:r>
          <w:rPr>
            <w:noProof/>
            <w:webHidden/>
          </w:rPr>
          <w:t>12</w:t>
        </w:r>
        <w:r>
          <w:rPr>
            <w:noProof/>
            <w:webHidden/>
          </w:rPr>
          <w:fldChar w:fldCharType="end"/>
        </w:r>
      </w:hyperlink>
    </w:p>
    <w:p w14:paraId="4FEA79BB" w14:textId="4FA5E47A" w:rsidR="00687459" w:rsidRDefault="00687459">
      <w:pPr>
        <w:pStyle w:val="Abbildungsverzeichnis"/>
        <w:tabs>
          <w:tab w:val="right" w:leader="dot" w:pos="9062"/>
        </w:tabs>
        <w:rPr>
          <w:noProof/>
          <w:sz w:val="22"/>
          <w:szCs w:val="22"/>
          <w:lang w:eastAsia="de-CH"/>
        </w:rPr>
      </w:pPr>
      <w:hyperlink w:anchor="_Toc293226318" w:history="1">
        <w:r w:rsidRPr="001C0BD5">
          <w:rPr>
            <w:rStyle w:val="Hyperlink"/>
            <w:noProof/>
          </w:rPr>
          <w:t>Abbildung 6 - Übersicht über die Packages</w:t>
        </w:r>
        <w:r>
          <w:rPr>
            <w:noProof/>
            <w:webHidden/>
          </w:rPr>
          <w:tab/>
        </w:r>
        <w:r>
          <w:rPr>
            <w:noProof/>
            <w:webHidden/>
          </w:rPr>
          <w:fldChar w:fldCharType="begin"/>
        </w:r>
        <w:r>
          <w:rPr>
            <w:noProof/>
            <w:webHidden/>
          </w:rPr>
          <w:instrText xml:space="preserve"> PAGEREF _Toc293226318 \h </w:instrText>
        </w:r>
        <w:r>
          <w:rPr>
            <w:noProof/>
            <w:webHidden/>
          </w:rPr>
        </w:r>
        <w:r>
          <w:rPr>
            <w:noProof/>
            <w:webHidden/>
          </w:rPr>
          <w:fldChar w:fldCharType="separate"/>
        </w:r>
        <w:r>
          <w:rPr>
            <w:noProof/>
            <w:webHidden/>
          </w:rPr>
          <w:t>15</w:t>
        </w:r>
        <w:r>
          <w:rPr>
            <w:noProof/>
            <w:webHidden/>
          </w:rPr>
          <w:fldChar w:fldCharType="end"/>
        </w:r>
      </w:hyperlink>
    </w:p>
    <w:p w14:paraId="714CD8BE" w14:textId="2A3AF736" w:rsidR="00687459" w:rsidRDefault="00687459">
      <w:pPr>
        <w:pStyle w:val="Abbildungsverzeichnis"/>
        <w:tabs>
          <w:tab w:val="right" w:leader="dot" w:pos="9062"/>
        </w:tabs>
        <w:rPr>
          <w:noProof/>
          <w:sz w:val="22"/>
          <w:szCs w:val="22"/>
          <w:lang w:eastAsia="de-CH"/>
        </w:rPr>
      </w:pPr>
      <w:hyperlink w:anchor="_Toc293226319" w:history="1">
        <w:r w:rsidRPr="001C0BD5">
          <w:rPr>
            <w:rStyle w:val="Hyperlink"/>
            <w:noProof/>
          </w:rPr>
          <w:t>Abbildung 8 - Package models</w:t>
        </w:r>
        <w:r>
          <w:rPr>
            <w:noProof/>
            <w:webHidden/>
          </w:rPr>
          <w:tab/>
        </w:r>
        <w:r>
          <w:rPr>
            <w:noProof/>
            <w:webHidden/>
          </w:rPr>
          <w:fldChar w:fldCharType="begin"/>
        </w:r>
        <w:r>
          <w:rPr>
            <w:noProof/>
            <w:webHidden/>
          </w:rPr>
          <w:instrText xml:space="preserve"> PAGEREF _Toc293226319 \h </w:instrText>
        </w:r>
        <w:r>
          <w:rPr>
            <w:noProof/>
            <w:webHidden/>
          </w:rPr>
        </w:r>
        <w:r>
          <w:rPr>
            <w:noProof/>
            <w:webHidden/>
          </w:rPr>
          <w:fldChar w:fldCharType="separate"/>
        </w:r>
        <w:r>
          <w:rPr>
            <w:noProof/>
            <w:webHidden/>
          </w:rPr>
          <w:t>16</w:t>
        </w:r>
        <w:r>
          <w:rPr>
            <w:noProof/>
            <w:webHidden/>
          </w:rPr>
          <w:fldChar w:fldCharType="end"/>
        </w:r>
      </w:hyperlink>
    </w:p>
    <w:p w14:paraId="2C23DAC0" w14:textId="332A92C2" w:rsidR="00687459" w:rsidRDefault="00687459">
      <w:pPr>
        <w:pStyle w:val="Abbildungsverzeichnis"/>
        <w:tabs>
          <w:tab w:val="right" w:leader="dot" w:pos="9062"/>
        </w:tabs>
        <w:rPr>
          <w:noProof/>
          <w:sz w:val="22"/>
          <w:szCs w:val="22"/>
          <w:lang w:eastAsia="de-CH"/>
        </w:rPr>
      </w:pPr>
      <w:hyperlink w:anchor="_Toc293226320" w:history="1">
        <w:r w:rsidRPr="001C0BD5">
          <w:rPr>
            <w:rStyle w:val="Hyperlink"/>
            <w:noProof/>
          </w:rPr>
          <w:t>Abbildung 9 - Package database</w:t>
        </w:r>
        <w:r>
          <w:rPr>
            <w:noProof/>
            <w:webHidden/>
          </w:rPr>
          <w:tab/>
        </w:r>
        <w:r>
          <w:rPr>
            <w:noProof/>
            <w:webHidden/>
          </w:rPr>
          <w:fldChar w:fldCharType="begin"/>
        </w:r>
        <w:r>
          <w:rPr>
            <w:noProof/>
            <w:webHidden/>
          </w:rPr>
          <w:instrText xml:space="preserve"> PAGEREF _Toc293226320 \h </w:instrText>
        </w:r>
        <w:r>
          <w:rPr>
            <w:noProof/>
            <w:webHidden/>
          </w:rPr>
        </w:r>
        <w:r>
          <w:rPr>
            <w:noProof/>
            <w:webHidden/>
          </w:rPr>
          <w:fldChar w:fldCharType="separate"/>
        </w:r>
        <w:r>
          <w:rPr>
            <w:noProof/>
            <w:webHidden/>
          </w:rPr>
          <w:t>16</w:t>
        </w:r>
        <w:r>
          <w:rPr>
            <w:noProof/>
            <w:webHidden/>
          </w:rPr>
          <w:fldChar w:fldCharType="end"/>
        </w:r>
      </w:hyperlink>
    </w:p>
    <w:p w14:paraId="768BB69D" w14:textId="034CE28A" w:rsidR="00687459" w:rsidRDefault="00687459">
      <w:pPr>
        <w:pStyle w:val="Abbildungsverzeichnis"/>
        <w:tabs>
          <w:tab w:val="right" w:leader="dot" w:pos="9062"/>
        </w:tabs>
        <w:rPr>
          <w:noProof/>
          <w:sz w:val="22"/>
          <w:szCs w:val="22"/>
          <w:lang w:eastAsia="de-CH"/>
        </w:rPr>
      </w:pPr>
      <w:hyperlink w:anchor="_Toc293226321" w:history="1">
        <w:r w:rsidRPr="001C0BD5">
          <w:rPr>
            <w:rStyle w:val="Hyperlink"/>
            <w:noProof/>
          </w:rPr>
          <w:t>Abbildung 10 - Package services</w:t>
        </w:r>
        <w:r>
          <w:rPr>
            <w:noProof/>
            <w:webHidden/>
          </w:rPr>
          <w:tab/>
        </w:r>
        <w:r>
          <w:rPr>
            <w:noProof/>
            <w:webHidden/>
          </w:rPr>
          <w:fldChar w:fldCharType="begin"/>
        </w:r>
        <w:r>
          <w:rPr>
            <w:noProof/>
            <w:webHidden/>
          </w:rPr>
          <w:instrText xml:space="preserve"> PAGEREF _Toc293226321 \h </w:instrText>
        </w:r>
        <w:r>
          <w:rPr>
            <w:noProof/>
            <w:webHidden/>
          </w:rPr>
        </w:r>
        <w:r>
          <w:rPr>
            <w:noProof/>
            <w:webHidden/>
          </w:rPr>
          <w:fldChar w:fldCharType="separate"/>
        </w:r>
        <w:r>
          <w:rPr>
            <w:noProof/>
            <w:webHidden/>
          </w:rPr>
          <w:t>17</w:t>
        </w:r>
        <w:r>
          <w:rPr>
            <w:noProof/>
            <w:webHidden/>
          </w:rPr>
          <w:fldChar w:fldCharType="end"/>
        </w:r>
      </w:hyperlink>
    </w:p>
    <w:p w14:paraId="68E98E15" w14:textId="379B753E" w:rsidR="00687459" w:rsidRDefault="00687459">
      <w:pPr>
        <w:pStyle w:val="Abbildungsverzeichnis"/>
        <w:tabs>
          <w:tab w:val="right" w:leader="dot" w:pos="9062"/>
        </w:tabs>
        <w:rPr>
          <w:noProof/>
          <w:sz w:val="22"/>
          <w:szCs w:val="22"/>
          <w:lang w:eastAsia="de-CH"/>
        </w:rPr>
      </w:pPr>
      <w:hyperlink w:anchor="_Toc293226322" w:history="1">
        <w:r w:rsidRPr="001C0BD5">
          <w:rPr>
            <w:rStyle w:val="Hyperlink"/>
            <w:noProof/>
          </w:rPr>
          <w:t>Abbildung 11 - Package gui/gen</w:t>
        </w:r>
        <w:r>
          <w:rPr>
            <w:noProof/>
            <w:webHidden/>
          </w:rPr>
          <w:tab/>
        </w:r>
        <w:r>
          <w:rPr>
            <w:noProof/>
            <w:webHidden/>
          </w:rPr>
          <w:fldChar w:fldCharType="begin"/>
        </w:r>
        <w:r>
          <w:rPr>
            <w:noProof/>
            <w:webHidden/>
          </w:rPr>
          <w:instrText xml:space="preserve"> PAGEREF _Toc293226322 \h </w:instrText>
        </w:r>
        <w:r>
          <w:rPr>
            <w:noProof/>
            <w:webHidden/>
          </w:rPr>
        </w:r>
        <w:r>
          <w:rPr>
            <w:noProof/>
            <w:webHidden/>
          </w:rPr>
          <w:fldChar w:fldCharType="separate"/>
        </w:r>
        <w:r>
          <w:rPr>
            <w:noProof/>
            <w:webHidden/>
          </w:rPr>
          <w:t>17</w:t>
        </w:r>
        <w:r>
          <w:rPr>
            <w:noProof/>
            <w:webHidden/>
          </w:rPr>
          <w:fldChar w:fldCharType="end"/>
        </w:r>
      </w:hyperlink>
    </w:p>
    <w:p w14:paraId="62FCAECB" w14:textId="61ED8C56" w:rsidR="00687459" w:rsidRDefault="00687459">
      <w:pPr>
        <w:pStyle w:val="Abbildungsverzeichnis"/>
        <w:tabs>
          <w:tab w:val="right" w:leader="dot" w:pos="9062"/>
        </w:tabs>
        <w:rPr>
          <w:noProof/>
          <w:sz w:val="22"/>
          <w:szCs w:val="22"/>
          <w:lang w:eastAsia="de-CH"/>
        </w:rPr>
      </w:pPr>
      <w:hyperlink w:anchor="_Toc293226323" w:history="1">
        <w:r w:rsidRPr="001C0BD5">
          <w:rPr>
            <w:rStyle w:val="Hyperlink"/>
            <w:noProof/>
          </w:rPr>
          <w:t>Abbildung 12 - Package activities</w:t>
        </w:r>
        <w:r>
          <w:rPr>
            <w:noProof/>
            <w:webHidden/>
          </w:rPr>
          <w:tab/>
        </w:r>
        <w:r>
          <w:rPr>
            <w:noProof/>
            <w:webHidden/>
          </w:rPr>
          <w:fldChar w:fldCharType="begin"/>
        </w:r>
        <w:r>
          <w:rPr>
            <w:noProof/>
            <w:webHidden/>
          </w:rPr>
          <w:instrText xml:space="preserve"> PAGEREF _Toc293226323 \h </w:instrText>
        </w:r>
        <w:r>
          <w:rPr>
            <w:noProof/>
            <w:webHidden/>
          </w:rPr>
        </w:r>
        <w:r>
          <w:rPr>
            <w:noProof/>
            <w:webHidden/>
          </w:rPr>
          <w:fldChar w:fldCharType="separate"/>
        </w:r>
        <w:r>
          <w:rPr>
            <w:noProof/>
            <w:webHidden/>
          </w:rPr>
          <w:t>17</w:t>
        </w:r>
        <w:r>
          <w:rPr>
            <w:noProof/>
            <w:webHidden/>
          </w:rPr>
          <w:fldChar w:fldCharType="end"/>
        </w:r>
      </w:hyperlink>
    </w:p>
    <w:p w14:paraId="12CA828E" w14:textId="712DB4A7" w:rsidR="00687459" w:rsidRDefault="00687459">
      <w:pPr>
        <w:pStyle w:val="Abbildungsverzeichnis"/>
        <w:tabs>
          <w:tab w:val="right" w:leader="dot" w:pos="9062"/>
        </w:tabs>
        <w:rPr>
          <w:noProof/>
          <w:sz w:val="22"/>
          <w:szCs w:val="22"/>
          <w:lang w:eastAsia="de-CH"/>
        </w:rPr>
      </w:pPr>
      <w:hyperlink w:anchor="_Toc293226324" w:history="1">
        <w:r w:rsidRPr="001C0BD5">
          <w:rPr>
            <w:rStyle w:val="Hyperlink"/>
            <w:noProof/>
          </w:rPr>
          <w:t>Abbildung 13 -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_Toc293226324 \h </w:instrText>
        </w:r>
        <w:r>
          <w:rPr>
            <w:noProof/>
            <w:webHidden/>
          </w:rPr>
        </w:r>
        <w:r>
          <w:rPr>
            <w:noProof/>
            <w:webHidden/>
          </w:rPr>
          <w:fldChar w:fldCharType="separate"/>
        </w:r>
        <w:r>
          <w:rPr>
            <w:noProof/>
            <w:webHidden/>
          </w:rPr>
          <w:t>19</w:t>
        </w:r>
        <w:r>
          <w:rPr>
            <w:noProof/>
            <w:webHidden/>
          </w:rPr>
          <w:fldChar w:fldCharType="end"/>
        </w:r>
      </w:hyperlink>
    </w:p>
    <w:p w14:paraId="7DFF4F22" w14:textId="01785CB7" w:rsidR="00687459" w:rsidRDefault="00687459">
      <w:pPr>
        <w:pStyle w:val="Abbildungsverzeichnis"/>
        <w:tabs>
          <w:tab w:val="right" w:leader="dot" w:pos="9062"/>
        </w:tabs>
        <w:rPr>
          <w:noProof/>
          <w:sz w:val="22"/>
          <w:szCs w:val="22"/>
          <w:lang w:eastAsia="de-CH"/>
        </w:rPr>
      </w:pPr>
      <w:hyperlink w:anchor="_Toc293226325" w:history="1">
        <w:r w:rsidRPr="001C0BD5">
          <w:rPr>
            <w:rStyle w:val="Hyperlink"/>
            <w:noProof/>
          </w:rPr>
          <w:t>Abbildung 14 - Allgemeine Fehlermeldung Rails-Server</w:t>
        </w:r>
        <w:r>
          <w:rPr>
            <w:noProof/>
            <w:webHidden/>
          </w:rPr>
          <w:tab/>
        </w:r>
        <w:r>
          <w:rPr>
            <w:noProof/>
            <w:webHidden/>
          </w:rPr>
          <w:fldChar w:fldCharType="begin"/>
        </w:r>
        <w:r>
          <w:rPr>
            <w:noProof/>
            <w:webHidden/>
          </w:rPr>
          <w:instrText xml:space="preserve"> PAGEREF _Toc293226325 \h </w:instrText>
        </w:r>
        <w:r>
          <w:rPr>
            <w:noProof/>
            <w:webHidden/>
          </w:rPr>
        </w:r>
        <w:r>
          <w:rPr>
            <w:noProof/>
            <w:webHidden/>
          </w:rPr>
          <w:fldChar w:fldCharType="separate"/>
        </w:r>
        <w:r>
          <w:rPr>
            <w:noProof/>
            <w:webHidden/>
          </w:rPr>
          <w:t>20</w:t>
        </w:r>
        <w:r>
          <w:rPr>
            <w:noProof/>
            <w:webHidden/>
          </w:rPr>
          <w:fldChar w:fldCharType="end"/>
        </w:r>
      </w:hyperlink>
    </w:p>
    <w:p w14:paraId="468BCB7B" w14:textId="01897721" w:rsidR="00687459" w:rsidRDefault="00687459">
      <w:pPr>
        <w:pStyle w:val="Abbildungsverzeichnis"/>
        <w:tabs>
          <w:tab w:val="right" w:leader="dot" w:pos="9062"/>
        </w:tabs>
        <w:rPr>
          <w:noProof/>
          <w:sz w:val="22"/>
          <w:szCs w:val="22"/>
          <w:lang w:eastAsia="de-CH"/>
        </w:rPr>
      </w:pPr>
      <w:hyperlink w:anchor="_Toc293226326" w:history="1">
        <w:r w:rsidRPr="001C0BD5">
          <w:rPr>
            <w:rStyle w:val="Hyperlink"/>
            <w:noProof/>
          </w:rPr>
          <w:t>Abbildung 15 - Logeintrag unter Rails</w:t>
        </w:r>
        <w:r>
          <w:rPr>
            <w:noProof/>
            <w:webHidden/>
          </w:rPr>
          <w:tab/>
        </w:r>
        <w:r>
          <w:rPr>
            <w:noProof/>
            <w:webHidden/>
          </w:rPr>
          <w:fldChar w:fldCharType="begin"/>
        </w:r>
        <w:r>
          <w:rPr>
            <w:noProof/>
            <w:webHidden/>
          </w:rPr>
          <w:instrText xml:space="preserve"> PAGEREF _Toc293226326 \h </w:instrText>
        </w:r>
        <w:r>
          <w:rPr>
            <w:noProof/>
            <w:webHidden/>
          </w:rPr>
        </w:r>
        <w:r>
          <w:rPr>
            <w:noProof/>
            <w:webHidden/>
          </w:rPr>
          <w:fldChar w:fldCharType="separate"/>
        </w:r>
        <w:r>
          <w:rPr>
            <w:noProof/>
            <w:webHidden/>
          </w:rPr>
          <w:t>20</w:t>
        </w:r>
        <w:r>
          <w:rPr>
            <w:noProof/>
            <w:webHidden/>
          </w:rPr>
          <w:fldChar w:fldCharType="end"/>
        </w:r>
      </w:hyperlink>
    </w:p>
    <w:p w14:paraId="7C09F862" w14:textId="11ABEBA2" w:rsidR="00687459" w:rsidRDefault="00687459">
      <w:pPr>
        <w:pStyle w:val="Abbildungsverzeichnis"/>
        <w:tabs>
          <w:tab w:val="right" w:leader="dot" w:pos="9062"/>
        </w:tabs>
        <w:rPr>
          <w:noProof/>
          <w:sz w:val="22"/>
          <w:szCs w:val="22"/>
          <w:lang w:eastAsia="de-CH"/>
        </w:rPr>
      </w:pPr>
      <w:hyperlink w:anchor="_Toc293226327" w:history="1">
        <w:r w:rsidRPr="001C0BD5">
          <w:rPr>
            <w:rStyle w:val="Hyperlink"/>
            <w:noProof/>
          </w:rPr>
          <w:t>Abbildung 16 - Fehlerbericht von Ruby-Server</w:t>
        </w:r>
        <w:r>
          <w:rPr>
            <w:noProof/>
            <w:webHidden/>
          </w:rPr>
          <w:tab/>
        </w:r>
        <w:r>
          <w:rPr>
            <w:noProof/>
            <w:webHidden/>
          </w:rPr>
          <w:fldChar w:fldCharType="begin"/>
        </w:r>
        <w:r>
          <w:rPr>
            <w:noProof/>
            <w:webHidden/>
          </w:rPr>
          <w:instrText xml:space="preserve"> PAGEREF _Toc293226327 \h </w:instrText>
        </w:r>
        <w:r>
          <w:rPr>
            <w:noProof/>
            <w:webHidden/>
          </w:rPr>
        </w:r>
        <w:r>
          <w:rPr>
            <w:noProof/>
            <w:webHidden/>
          </w:rPr>
          <w:fldChar w:fldCharType="separate"/>
        </w:r>
        <w:r>
          <w:rPr>
            <w:noProof/>
            <w:webHidden/>
          </w:rPr>
          <w:t>21</w:t>
        </w:r>
        <w:r>
          <w:rPr>
            <w:noProof/>
            <w:webHidden/>
          </w:rPr>
          <w:fldChar w:fldCharType="end"/>
        </w:r>
      </w:hyperlink>
    </w:p>
    <w:p w14:paraId="258ACB7A" w14:textId="0B7B5F23" w:rsidR="00687459" w:rsidRDefault="00687459">
      <w:pPr>
        <w:pStyle w:val="Abbildungsverzeichnis"/>
        <w:tabs>
          <w:tab w:val="right" w:leader="dot" w:pos="9062"/>
        </w:tabs>
        <w:rPr>
          <w:noProof/>
          <w:sz w:val="22"/>
          <w:szCs w:val="22"/>
          <w:lang w:eastAsia="de-CH"/>
        </w:rPr>
      </w:pPr>
      <w:hyperlink w:anchor="_Toc293226328" w:history="1">
        <w:r w:rsidRPr="001C0BD5">
          <w:rPr>
            <w:rStyle w:val="Hyperlink"/>
            <w:noProof/>
          </w:rPr>
          <w:t>Abbildung 17 - Null Object Pattern für LocationListener</w:t>
        </w:r>
        <w:r>
          <w:rPr>
            <w:noProof/>
            <w:webHidden/>
          </w:rPr>
          <w:tab/>
        </w:r>
        <w:r>
          <w:rPr>
            <w:noProof/>
            <w:webHidden/>
          </w:rPr>
          <w:fldChar w:fldCharType="begin"/>
        </w:r>
        <w:r>
          <w:rPr>
            <w:noProof/>
            <w:webHidden/>
          </w:rPr>
          <w:instrText xml:space="preserve"> PAGEREF _Toc293226328 \h </w:instrText>
        </w:r>
        <w:r>
          <w:rPr>
            <w:noProof/>
            <w:webHidden/>
          </w:rPr>
        </w:r>
        <w:r>
          <w:rPr>
            <w:noProof/>
            <w:webHidden/>
          </w:rPr>
          <w:fldChar w:fldCharType="separate"/>
        </w:r>
        <w:r>
          <w:rPr>
            <w:noProof/>
            <w:webHidden/>
          </w:rPr>
          <w:t>22</w:t>
        </w:r>
        <w:r>
          <w:rPr>
            <w:noProof/>
            <w:webHidden/>
          </w:rPr>
          <w:fldChar w:fldCharType="end"/>
        </w:r>
      </w:hyperlink>
    </w:p>
    <w:p w14:paraId="58ACD52B" w14:textId="16FD6C2A" w:rsidR="00687459" w:rsidRDefault="00687459">
      <w:pPr>
        <w:pStyle w:val="Abbildungsverzeichnis"/>
        <w:tabs>
          <w:tab w:val="right" w:leader="dot" w:pos="9062"/>
        </w:tabs>
        <w:rPr>
          <w:noProof/>
          <w:sz w:val="22"/>
          <w:szCs w:val="22"/>
          <w:lang w:eastAsia="de-CH"/>
        </w:rPr>
      </w:pPr>
      <w:hyperlink w:anchor="_Toc293226329" w:history="1">
        <w:r w:rsidRPr="001C0BD5">
          <w:rPr>
            <w:rStyle w:val="Hyperlink"/>
            <w:noProof/>
          </w:rPr>
          <w:t>Abbildung 18 - Interface Transmittable</w:t>
        </w:r>
        <w:r>
          <w:rPr>
            <w:noProof/>
            <w:webHidden/>
          </w:rPr>
          <w:tab/>
        </w:r>
        <w:r>
          <w:rPr>
            <w:noProof/>
            <w:webHidden/>
          </w:rPr>
          <w:fldChar w:fldCharType="begin"/>
        </w:r>
        <w:r>
          <w:rPr>
            <w:noProof/>
            <w:webHidden/>
          </w:rPr>
          <w:instrText xml:space="preserve"> PAGEREF _Toc293226329 \h </w:instrText>
        </w:r>
        <w:r>
          <w:rPr>
            <w:noProof/>
            <w:webHidden/>
          </w:rPr>
        </w:r>
        <w:r>
          <w:rPr>
            <w:noProof/>
            <w:webHidden/>
          </w:rPr>
          <w:fldChar w:fldCharType="separate"/>
        </w:r>
        <w:r>
          <w:rPr>
            <w:noProof/>
            <w:webHidden/>
          </w:rPr>
          <w:t>23</w:t>
        </w:r>
        <w:r>
          <w:rPr>
            <w:noProof/>
            <w:webHidden/>
          </w:rPr>
          <w:fldChar w:fldCharType="end"/>
        </w:r>
      </w:hyperlink>
    </w:p>
    <w:p w14:paraId="797AC841" w14:textId="132B4A0F" w:rsidR="00687459" w:rsidRDefault="00687459">
      <w:pPr>
        <w:pStyle w:val="Abbildungsverzeichnis"/>
        <w:tabs>
          <w:tab w:val="right" w:leader="dot" w:pos="9062"/>
        </w:tabs>
        <w:rPr>
          <w:noProof/>
          <w:sz w:val="22"/>
          <w:szCs w:val="22"/>
          <w:lang w:eastAsia="de-CH"/>
        </w:rPr>
      </w:pPr>
      <w:hyperlink w:anchor="_Toc293226330" w:history="1">
        <w:r w:rsidRPr="001C0BD5">
          <w:rPr>
            <w:rStyle w:val="Hyperlink"/>
            <w:noProof/>
          </w:rPr>
          <w:t>Abbildung 19 - Verwendung Interface Transmittable</w:t>
        </w:r>
        <w:r>
          <w:rPr>
            <w:noProof/>
            <w:webHidden/>
          </w:rPr>
          <w:tab/>
        </w:r>
        <w:r>
          <w:rPr>
            <w:noProof/>
            <w:webHidden/>
          </w:rPr>
          <w:fldChar w:fldCharType="begin"/>
        </w:r>
        <w:r>
          <w:rPr>
            <w:noProof/>
            <w:webHidden/>
          </w:rPr>
          <w:instrText xml:space="preserve"> PAGEREF _Toc293226330 \h </w:instrText>
        </w:r>
        <w:r>
          <w:rPr>
            <w:noProof/>
            <w:webHidden/>
          </w:rPr>
        </w:r>
        <w:r>
          <w:rPr>
            <w:noProof/>
            <w:webHidden/>
          </w:rPr>
          <w:fldChar w:fldCharType="separate"/>
        </w:r>
        <w:r>
          <w:rPr>
            <w:noProof/>
            <w:webHidden/>
          </w:rPr>
          <w:t>23</w:t>
        </w:r>
        <w:r>
          <w:rPr>
            <w:noProof/>
            <w:webHidden/>
          </w:rPr>
          <w:fldChar w:fldCharType="end"/>
        </w:r>
      </w:hyperlink>
    </w:p>
    <w:p w14:paraId="76616C8E" w14:textId="7EC4E585" w:rsidR="00687459" w:rsidRDefault="00687459">
      <w:pPr>
        <w:pStyle w:val="Abbildungsverzeichnis"/>
        <w:tabs>
          <w:tab w:val="right" w:leader="dot" w:pos="9062"/>
        </w:tabs>
        <w:rPr>
          <w:noProof/>
          <w:sz w:val="22"/>
          <w:szCs w:val="22"/>
          <w:lang w:eastAsia="de-CH"/>
        </w:rPr>
      </w:pPr>
      <w:hyperlink w:anchor="_Toc293226331" w:history="1">
        <w:r w:rsidRPr="001C0BD5">
          <w:rPr>
            <w:rStyle w:val="Hyperlink"/>
            <w:noProof/>
          </w:rPr>
          <w:t>Abbildung 20 - Try Catch Konstrukt (Error Handling)</w:t>
        </w:r>
        <w:r>
          <w:rPr>
            <w:noProof/>
            <w:webHidden/>
          </w:rPr>
          <w:tab/>
        </w:r>
        <w:r>
          <w:rPr>
            <w:noProof/>
            <w:webHidden/>
          </w:rPr>
          <w:fldChar w:fldCharType="begin"/>
        </w:r>
        <w:r>
          <w:rPr>
            <w:noProof/>
            <w:webHidden/>
          </w:rPr>
          <w:instrText xml:space="preserve"> PAGEREF _Toc293226331 \h </w:instrText>
        </w:r>
        <w:r>
          <w:rPr>
            <w:noProof/>
            <w:webHidden/>
          </w:rPr>
        </w:r>
        <w:r>
          <w:rPr>
            <w:noProof/>
            <w:webHidden/>
          </w:rPr>
          <w:fldChar w:fldCharType="separate"/>
        </w:r>
        <w:r>
          <w:rPr>
            <w:noProof/>
            <w:webHidden/>
          </w:rPr>
          <w:t>24</w:t>
        </w:r>
        <w:r>
          <w:rPr>
            <w:noProof/>
            <w:webHidden/>
          </w:rPr>
          <w:fldChar w:fldCharType="end"/>
        </w:r>
      </w:hyperlink>
    </w:p>
    <w:p w14:paraId="128E8909" w14:textId="62A60D1F" w:rsidR="00687459" w:rsidRDefault="00687459">
      <w:pPr>
        <w:pStyle w:val="Abbildungsverzeichnis"/>
        <w:tabs>
          <w:tab w:val="right" w:leader="dot" w:pos="9062"/>
        </w:tabs>
        <w:rPr>
          <w:noProof/>
          <w:sz w:val="22"/>
          <w:szCs w:val="22"/>
          <w:lang w:eastAsia="de-CH"/>
        </w:rPr>
      </w:pPr>
      <w:hyperlink w:anchor="_Toc293226332" w:history="1">
        <w:r w:rsidRPr="001C0BD5">
          <w:rPr>
            <w:rStyle w:val="Hyperlink"/>
            <w:noProof/>
          </w:rPr>
          <w:t>Abbildung 21 - Logeinträge anzeigen mit LogCat</w:t>
        </w:r>
        <w:r>
          <w:rPr>
            <w:noProof/>
            <w:webHidden/>
          </w:rPr>
          <w:tab/>
        </w:r>
        <w:r>
          <w:rPr>
            <w:noProof/>
            <w:webHidden/>
          </w:rPr>
          <w:fldChar w:fldCharType="begin"/>
        </w:r>
        <w:r>
          <w:rPr>
            <w:noProof/>
            <w:webHidden/>
          </w:rPr>
          <w:instrText xml:space="preserve"> PAGEREF _Toc293226332 \h </w:instrText>
        </w:r>
        <w:r>
          <w:rPr>
            <w:noProof/>
            <w:webHidden/>
          </w:rPr>
        </w:r>
        <w:r>
          <w:rPr>
            <w:noProof/>
            <w:webHidden/>
          </w:rPr>
          <w:fldChar w:fldCharType="separate"/>
        </w:r>
        <w:r>
          <w:rPr>
            <w:noProof/>
            <w:webHidden/>
          </w:rPr>
          <w:t>25</w:t>
        </w:r>
        <w:r>
          <w:rPr>
            <w:noProof/>
            <w:webHidden/>
          </w:rPr>
          <w:fldChar w:fldCharType="end"/>
        </w:r>
      </w:hyperlink>
    </w:p>
    <w:p w14:paraId="012BE515" w14:textId="175252C7" w:rsidR="00687459" w:rsidRDefault="00687459">
      <w:pPr>
        <w:pStyle w:val="Abbildungsverzeichnis"/>
        <w:tabs>
          <w:tab w:val="right" w:leader="dot" w:pos="9062"/>
        </w:tabs>
        <w:rPr>
          <w:noProof/>
          <w:sz w:val="22"/>
          <w:szCs w:val="22"/>
          <w:lang w:eastAsia="de-CH"/>
        </w:rPr>
      </w:pPr>
      <w:hyperlink w:anchor="_Toc293226333" w:history="1">
        <w:r w:rsidRPr="001C0BD5">
          <w:rPr>
            <w:rStyle w:val="Hyperlink"/>
            <w:noProof/>
          </w:rPr>
          <w:t>Abbildung 22 - Sequenzdiagramm Authentifizierung</w:t>
        </w:r>
        <w:r>
          <w:rPr>
            <w:noProof/>
            <w:webHidden/>
          </w:rPr>
          <w:tab/>
        </w:r>
        <w:r>
          <w:rPr>
            <w:noProof/>
            <w:webHidden/>
          </w:rPr>
          <w:fldChar w:fldCharType="begin"/>
        </w:r>
        <w:r>
          <w:rPr>
            <w:noProof/>
            <w:webHidden/>
          </w:rPr>
          <w:instrText xml:space="preserve"> PAGEREF _Toc293226333 \h </w:instrText>
        </w:r>
        <w:r>
          <w:rPr>
            <w:noProof/>
            <w:webHidden/>
          </w:rPr>
        </w:r>
        <w:r>
          <w:rPr>
            <w:noProof/>
            <w:webHidden/>
          </w:rPr>
          <w:fldChar w:fldCharType="separate"/>
        </w:r>
        <w:r>
          <w:rPr>
            <w:noProof/>
            <w:webHidden/>
          </w:rPr>
          <w:t>34</w:t>
        </w:r>
        <w:r>
          <w:rPr>
            <w:noProof/>
            <w:webHidden/>
          </w:rPr>
          <w:fldChar w:fldCharType="end"/>
        </w:r>
      </w:hyperlink>
    </w:p>
    <w:p w14:paraId="0BFFFCB2" w14:textId="4C3E6114" w:rsidR="00687459" w:rsidRDefault="00687459">
      <w:pPr>
        <w:pStyle w:val="Abbildungsverzeichnis"/>
        <w:tabs>
          <w:tab w:val="right" w:leader="dot" w:pos="9062"/>
        </w:tabs>
        <w:rPr>
          <w:noProof/>
          <w:sz w:val="22"/>
          <w:szCs w:val="22"/>
          <w:lang w:eastAsia="de-CH"/>
        </w:rPr>
      </w:pPr>
      <w:hyperlink w:anchor="_Toc293226334" w:history="1">
        <w:r w:rsidRPr="001C0BD5">
          <w:rPr>
            <w:rStyle w:val="Hyperlink"/>
            <w:noProof/>
          </w:rPr>
          <w:t>Abbildung 23 - Interaktionsdiagramm Stundeneintrag erfassen</w:t>
        </w:r>
        <w:r>
          <w:rPr>
            <w:noProof/>
            <w:webHidden/>
          </w:rPr>
          <w:tab/>
        </w:r>
        <w:r>
          <w:rPr>
            <w:noProof/>
            <w:webHidden/>
          </w:rPr>
          <w:fldChar w:fldCharType="begin"/>
        </w:r>
        <w:r>
          <w:rPr>
            <w:noProof/>
            <w:webHidden/>
          </w:rPr>
          <w:instrText xml:space="preserve"> PAGEREF _Toc293226334 \h </w:instrText>
        </w:r>
        <w:r>
          <w:rPr>
            <w:noProof/>
            <w:webHidden/>
          </w:rPr>
        </w:r>
        <w:r>
          <w:rPr>
            <w:noProof/>
            <w:webHidden/>
          </w:rPr>
          <w:fldChar w:fldCharType="separate"/>
        </w:r>
        <w:r>
          <w:rPr>
            <w:noProof/>
            <w:webHidden/>
          </w:rPr>
          <w:t>35</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8" w:name="_Toc293198249"/>
      <w:bookmarkStart w:id="9" w:name="_Toc293150268"/>
      <w:r>
        <w:lastRenderedPageBreak/>
        <w:t>Einführung</w:t>
      </w:r>
      <w:bookmarkEnd w:id="8"/>
      <w:bookmarkEnd w:id="9"/>
    </w:p>
    <w:p w14:paraId="1F689BA1" w14:textId="77777777" w:rsidR="00DD5A17" w:rsidRDefault="00DD5A17" w:rsidP="00DD5A17">
      <w:pPr>
        <w:pStyle w:val="berschrift2"/>
      </w:pPr>
      <w:bookmarkStart w:id="10" w:name="_Toc293198250"/>
      <w:bookmarkStart w:id="11" w:name="_Toc293150269"/>
      <w:r>
        <w:t>Zweck</w:t>
      </w:r>
      <w:bookmarkEnd w:id="10"/>
      <w:bookmarkEnd w:id="11"/>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12" w:name="_Toc293198251"/>
      <w:bookmarkStart w:id="13" w:name="_Toc293150270"/>
      <w:r>
        <w:t>Gültigkeitsbereich</w:t>
      </w:r>
      <w:bookmarkEnd w:id="12"/>
      <w:bookmarkEnd w:id="13"/>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14" w:name="_Toc293198252"/>
      <w:bookmarkStart w:id="15" w:name="_Toc293150271"/>
      <w:r>
        <w:t>Definitionen und Abkürzungen</w:t>
      </w:r>
      <w:bookmarkEnd w:id="14"/>
      <w:bookmarkEnd w:id="15"/>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16" w:name="_Ref293093350"/>
      <w:bookmarkStart w:id="17" w:name="_Ref293093357"/>
      <w:bookmarkStart w:id="18" w:name="_Toc293198253"/>
      <w:bookmarkStart w:id="19" w:name="_Toc293150272"/>
      <w:r>
        <w:t>Referenzen</w:t>
      </w:r>
      <w:bookmarkEnd w:id="16"/>
      <w:bookmarkEnd w:id="17"/>
      <w:bookmarkEnd w:id="18"/>
      <w:bookmarkEnd w:id="19"/>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20" w:name="_Toc293198254"/>
      <w:bookmarkStart w:id="21" w:name="_Toc293150273"/>
      <w:r>
        <w:lastRenderedPageBreak/>
        <w:t>Software Architektur</w:t>
      </w:r>
      <w:bookmarkEnd w:id="20"/>
      <w:bookmarkEnd w:id="21"/>
    </w:p>
    <w:p w14:paraId="4F3383D7" w14:textId="77777777" w:rsidR="00DD5A17" w:rsidRDefault="00DD5A17" w:rsidP="00EB5F60">
      <w:pPr>
        <w:pStyle w:val="berschrift2"/>
      </w:pPr>
      <w:bookmarkStart w:id="22" w:name="_Toc293198255"/>
      <w:bookmarkStart w:id="23" w:name="_Toc293150274"/>
      <w:r>
        <w:t>Architektonische Ziele &amp; Einschränkungen</w:t>
      </w:r>
      <w:bookmarkEnd w:id="22"/>
      <w:bookmarkEnd w:id="23"/>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24" w:name="_Toc293198256"/>
      <w:bookmarkStart w:id="25" w:name="_Toc293150275"/>
      <w:r>
        <w:t>Ziele</w:t>
      </w:r>
      <w:bookmarkEnd w:id="24"/>
      <w:bookmarkEnd w:id="25"/>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26" w:name="_Toc293198257"/>
      <w:bookmarkStart w:id="27" w:name="_Toc293150276"/>
      <w:r>
        <w:t>Einschränkungen</w:t>
      </w:r>
      <w:bookmarkEnd w:id="26"/>
      <w:bookmarkEnd w:id="27"/>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28" w:name="_Toc293198258"/>
      <w:bookmarkStart w:id="29" w:name="_Toc293150277"/>
      <w:r>
        <w:lastRenderedPageBreak/>
        <w:t>Architekturübersicht</w:t>
      </w:r>
      <w:bookmarkEnd w:id="28"/>
      <w:bookmarkEnd w:id="29"/>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3">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87459" w:rsidRPr="00CD0510" w:rsidRDefault="00687459" w:rsidP="00D73848">
                            <w:pPr>
                              <w:pStyle w:val="Beschriftung"/>
                              <w:jc w:val="center"/>
                              <w:rPr>
                                <w:noProof/>
                                <w:sz w:val="20"/>
                                <w:szCs w:val="20"/>
                              </w:rPr>
                            </w:pPr>
                            <w:bookmarkStart w:id="30" w:name="_Toc293150347"/>
                            <w:bookmarkStart w:id="31" w:name="_Toc293226313"/>
                            <w:r>
                              <w:t xml:space="preserve">Abbildung </w:t>
                            </w:r>
                            <w:fldSimple w:instr=" SEQ Abbildung \* ARABIC ">
                              <w:r>
                                <w:rPr>
                                  <w:noProof/>
                                </w:rPr>
                                <w:t>1</w:t>
                              </w:r>
                            </w:fldSimple>
                            <w:r>
                              <w:t xml:space="preserve"> - Architekturübersicht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87459" w:rsidRPr="00CD0510" w:rsidRDefault="00687459" w:rsidP="00D73848">
                      <w:pPr>
                        <w:pStyle w:val="Beschriftung"/>
                        <w:jc w:val="center"/>
                        <w:rPr>
                          <w:noProof/>
                          <w:sz w:val="20"/>
                          <w:szCs w:val="20"/>
                        </w:rPr>
                      </w:pPr>
                      <w:bookmarkStart w:id="32" w:name="_Toc293150347"/>
                      <w:bookmarkStart w:id="33" w:name="_Toc293226313"/>
                      <w:r>
                        <w:t xml:space="preserve">Abbildung </w:t>
                      </w:r>
                      <w:fldSimple w:instr=" SEQ Abbildung \* ARABIC ">
                        <w:r>
                          <w:rPr>
                            <w:noProof/>
                          </w:rPr>
                          <w:t>1</w:t>
                        </w:r>
                      </w:fldSimple>
                      <w:r>
                        <w:t xml:space="preserve"> - Architekturübersicht</w:t>
                      </w:r>
                      <w:bookmarkEnd w:id="32"/>
                      <w:bookmarkEnd w:id="33"/>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34" w:name="_Toc293198259"/>
      <w:bookmarkStart w:id="35" w:name="_Toc293150278"/>
      <w:r>
        <w:lastRenderedPageBreak/>
        <w:t>Kernarchitektur Übertragung Zeiteintrag</w:t>
      </w:r>
      <w:bookmarkEnd w:id="34"/>
      <w:bookmarkEnd w:id="35"/>
    </w:p>
    <w:p w14:paraId="30EC0D29" w14:textId="77777777" w:rsidR="003B5AAF" w:rsidRDefault="003B5AAF" w:rsidP="003B5AAF">
      <w:pPr>
        <w:pStyle w:val="berschrift3"/>
      </w:pPr>
      <w:bookmarkStart w:id="36" w:name="_Toc293198260"/>
      <w:bookmarkStart w:id="37" w:name="_Toc293150279"/>
      <w:r>
        <w:t>Sequenzdiagramm</w:t>
      </w:r>
      <w:bookmarkEnd w:id="36"/>
      <w:bookmarkEnd w:id="37"/>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687459" w:rsidRPr="00715E46" w:rsidRDefault="00687459" w:rsidP="00696160">
                              <w:pPr>
                                <w:pStyle w:val="Beschriftung"/>
                                <w:rPr>
                                  <w:noProof/>
                                  <w:sz w:val="20"/>
                                  <w:szCs w:val="20"/>
                                </w:rPr>
                              </w:pPr>
                              <w:bookmarkStart w:id="38" w:name="_Toc293150348"/>
                              <w:bookmarkStart w:id="39" w:name="_Toc293226314"/>
                              <w:r>
                                <w:t xml:space="preserve">Abbildung </w:t>
                              </w:r>
                              <w:fldSimple w:instr=" SEQ Abbildung \* ARABIC ">
                                <w:r>
                                  <w:rPr>
                                    <w:noProof/>
                                  </w:rPr>
                                  <w:t>2</w:t>
                                </w:r>
                              </w:fldSimple>
                              <w:r>
                                <w:t xml:space="preserve"> - Sequenzdiagramm Übertragung </w:t>
                              </w:r>
                              <w:proofErr w:type="spellStart"/>
                              <w:r>
                                <w:t>TimeEntry</w:t>
                              </w:r>
                              <w:bookmarkEnd w:id="38"/>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15"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687459" w:rsidRPr="00715E46" w:rsidRDefault="00687459" w:rsidP="00696160">
                        <w:pPr>
                          <w:pStyle w:val="Beschriftung"/>
                          <w:rPr>
                            <w:noProof/>
                            <w:sz w:val="20"/>
                            <w:szCs w:val="20"/>
                          </w:rPr>
                        </w:pPr>
                        <w:bookmarkStart w:id="40" w:name="_Toc293150348"/>
                        <w:bookmarkStart w:id="41" w:name="_Toc293226314"/>
                        <w:r>
                          <w:t xml:space="preserve">Abbildung </w:t>
                        </w:r>
                        <w:fldSimple w:instr=" SEQ Abbildung \* ARABIC ">
                          <w:r>
                            <w:rPr>
                              <w:noProof/>
                            </w:rPr>
                            <w:t>2</w:t>
                          </w:r>
                        </w:fldSimple>
                        <w:r>
                          <w:t xml:space="preserve"> - Sequenzdiagramm Übertragung </w:t>
                        </w:r>
                        <w:proofErr w:type="spellStart"/>
                        <w:r>
                          <w:t>TimeEntry</w:t>
                        </w:r>
                        <w:bookmarkEnd w:id="40"/>
                        <w:bookmarkEnd w:id="41"/>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42" w:name="_Toc293198261"/>
      <w:bookmarkStart w:id="43" w:name="_Toc293150280"/>
      <w:r>
        <w:lastRenderedPageBreak/>
        <w:t>Zustandsdiagramm</w:t>
      </w:r>
      <w:bookmarkEnd w:id="42"/>
      <w:bookmarkEnd w:id="43"/>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44" w:name="_Toc293150349"/>
      <w:bookmarkStart w:id="45" w:name="_Toc293226315"/>
      <w:r>
        <w:t xml:space="preserve">Abbildung </w:t>
      </w:r>
      <w:fldSimple w:instr=" SEQ Abbildung \* ARABIC ">
        <w:r w:rsidR="00BE07BE">
          <w:rPr>
            <w:noProof/>
          </w:rPr>
          <w:t>3</w:t>
        </w:r>
      </w:fldSimple>
      <w:r>
        <w:t xml:space="preserve"> - Zustandsdiagramm Übertragung </w:t>
      </w:r>
      <w:proofErr w:type="spellStart"/>
      <w:r>
        <w:t>TimeEntry</w:t>
      </w:r>
      <w:bookmarkEnd w:id="44"/>
      <w:bookmarkEnd w:id="45"/>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46" w:name="_Toc293198262"/>
      <w:bookmarkStart w:id="47" w:name="_Toc293150281"/>
      <w:r>
        <w:lastRenderedPageBreak/>
        <w:t>Systemstruktur</w:t>
      </w:r>
      <w:bookmarkEnd w:id="46"/>
      <w:bookmarkEnd w:id="47"/>
    </w:p>
    <w:p w14:paraId="7BFEE38B" w14:textId="77777777" w:rsidR="005A2A86" w:rsidRDefault="005A2A86" w:rsidP="005A2A86">
      <w:pPr>
        <w:pStyle w:val="berschrift3"/>
      </w:pPr>
      <w:bookmarkStart w:id="48" w:name="_Toc293198263"/>
      <w:bookmarkStart w:id="49" w:name="_Toc293150282"/>
      <w:r>
        <w:t>Physische Sicht</w:t>
      </w:r>
      <w:bookmarkEnd w:id="48"/>
      <w:bookmarkEnd w:id="49"/>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50" w:name="_Toc293150350"/>
      <w:bookmarkStart w:id="51" w:name="_Toc293226316"/>
      <w:r>
        <w:t xml:space="preserve">Abbildung </w:t>
      </w:r>
      <w:fldSimple w:instr=" SEQ Abbildung \* ARABIC ">
        <w:r w:rsidR="00BE07BE">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50"/>
      <w:bookmarkEnd w:id="51"/>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rsidR="00687459">
        <w:t>9.1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52" w:name="_Toc293198264"/>
      <w:bookmarkStart w:id="53" w:name="_Toc293150283"/>
      <w:r>
        <w:t>Logische Sicht</w:t>
      </w:r>
      <w:r w:rsidR="00EB21F4">
        <w:t xml:space="preserve"> </w:t>
      </w:r>
      <w:proofErr w:type="spellStart"/>
      <w:r w:rsidR="00EB21F4">
        <w:t>Rails</w:t>
      </w:r>
      <w:bookmarkEnd w:id="52"/>
      <w:bookmarkEnd w:id="53"/>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54" w:name="_Rails_MVC"/>
      <w:bookmarkStart w:id="55" w:name="_Ref293199428"/>
      <w:bookmarkEnd w:id="54"/>
      <w:proofErr w:type="spellStart"/>
      <w:r>
        <w:t>Rails</w:t>
      </w:r>
      <w:proofErr w:type="spellEnd"/>
      <w:r>
        <w:t xml:space="preserve"> MVC</w:t>
      </w:r>
      <w:bookmarkEnd w:id="55"/>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56" w:name="_Toc293150351"/>
      <w:bookmarkStart w:id="57" w:name="_Toc293226317"/>
      <w:r>
        <w:t xml:space="preserve">Abbildung </w:t>
      </w:r>
      <w:fldSimple w:instr=" SEQ Abbildung \* ARABIC ">
        <w:r w:rsidR="00BE07BE">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56"/>
      <w:bookmarkEnd w:id="57"/>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58" w:name="_Toc293198265"/>
      <w:bookmarkStart w:id="59" w:name="_Toc293150284"/>
      <w:r>
        <w:lastRenderedPageBreak/>
        <w:t xml:space="preserve">Logische Sicht </w:t>
      </w:r>
      <w:proofErr w:type="spellStart"/>
      <w:r>
        <w:t>Android</w:t>
      </w:r>
      <w:bookmarkEnd w:id="58"/>
      <w:bookmarkEnd w:id="59"/>
      <w:proofErr w:type="spellEnd"/>
    </w:p>
    <w:p w14:paraId="04C2B578" w14:textId="29875236"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697040A6" w:rsidR="00FC0E32" w:rsidRDefault="00FC0E32" w:rsidP="00687459">
      <w:pPr>
        <w:pStyle w:val="Listenabsatz"/>
        <w:numPr>
          <w:ilvl w:val="0"/>
          <w:numId w:val="5"/>
        </w:numPr>
      </w:pPr>
      <w:r>
        <w:t>Kurzbeschreibung der Packages</w:t>
      </w:r>
    </w:p>
    <w:p w14:paraId="66018140" w14:textId="3B091BCA" w:rsidR="00FC0E32" w:rsidRDefault="00FC0E32" w:rsidP="00687459">
      <w:pPr>
        <w:pStyle w:val="Listenabsatz"/>
        <w:numPr>
          <w:ilvl w:val="0"/>
          <w:numId w:val="5"/>
        </w:numPr>
      </w:pPr>
      <w:r>
        <w:t xml:space="preserve">Eventuell Kurzbeschreibung wesentlicher Klassen (Exportklassen, </w:t>
      </w:r>
      <w:proofErr w:type="spellStart"/>
      <w:r>
        <w:t>Facades</w:t>
      </w:r>
      <w:proofErr w:type="spellEnd"/>
      <w:r>
        <w:t>)</w:t>
      </w:r>
    </w:p>
    <w:p w14:paraId="62C8653D" w14:textId="4141E5A3" w:rsidR="00FC0E32" w:rsidRDefault="00FC0E32" w:rsidP="00687459">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1764C27D"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21A4F991" w:rsidR="007613B2" w:rsidRDefault="00CC5A1D" w:rsidP="008041D4">
      <w:pPr>
        <w:pPrChange w:id="60" w:author="Lukas Elmer" w:date="2011-05-15T12:36:00Z">
          <w:pPr>
            <w:keepNext/>
          </w:pPr>
        </w:pPrChange>
      </w:pPr>
      <w:r>
        <w:rPr>
          <w:noProof/>
          <w:lang w:eastAsia="de-CH"/>
        </w:rPr>
        <w:lastRenderedPageBreak/>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182E7C4D" w14:textId="2103CBA7" w:rsidR="006E0CB0" w:rsidRDefault="006E0CB0" w:rsidP="008041D4">
      <w:r>
        <w:rPr>
          <w:noProof/>
          <w:lang w:eastAsia="de-CH"/>
        </w:rPr>
        <w:lastRenderedPageBreak/>
        <w:drawing>
          <wp:inline distT="0" distB="0" distL="0" distR="0" wp14:anchorId="02D24DAD" wp14:editId="72040C26">
            <wp:extent cx="3215300" cy="2435961"/>
            <wp:effectExtent l="0" t="0" r="4445" b="2540"/>
            <wp:docPr id="30" name="Grafik 30" descr="J:\dev\se2p_svn.elmermx.ch\client\android_mrt\trunk\diagram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v\se2p_svn.elmermx.ch\client\android_mrt\trunk\diagrams\pack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545" cy="2436146"/>
                    </a:xfrm>
                    <a:prstGeom prst="rect">
                      <a:avLst/>
                    </a:prstGeom>
                    <a:noFill/>
                    <a:ln>
                      <a:noFill/>
                    </a:ln>
                  </pic:spPr>
                </pic:pic>
              </a:graphicData>
            </a:graphic>
          </wp:inline>
        </w:drawing>
      </w:r>
    </w:p>
    <w:p w14:paraId="06D44839" w14:textId="77777777" w:rsidR="00684AD5" w:rsidRDefault="007613B2" w:rsidP="00684AD5">
      <w:pPr>
        <w:pStyle w:val="Beschriftung"/>
      </w:pPr>
      <w:bookmarkStart w:id="61" w:name="_Ref290375749"/>
      <w:bookmarkStart w:id="62" w:name="_Toc293150352"/>
      <w:bookmarkStart w:id="63" w:name="_Toc293226318"/>
      <w:r>
        <w:t xml:space="preserve">Abbildung </w:t>
      </w:r>
      <w:fldSimple w:instr=" SEQ Abbildung \* ARABIC ">
        <w:r w:rsidR="00BE07BE">
          <w:rPr>
            <w:noProof/>
          </w:rPr>
          <w:t>6</w:t>
        </w:r>
      </w:fldSimple>
      <w:r>
        <w:t xml:space="preserve"> - Übersicht über die Packages</w:t>
      </w:r>
      <w:bookmarkEnd w:id="61"/>
      <w:bookmarkEnd w:id="62"/>
      <w:bookmarkEnd w:id="63"/>
    </w:p>
    <w:p w14:paraId="612733E8" w14:textId="182E2E73" w:rsidR="002812A7" w:rsidRPr="002812A7" w:rsidRDefault="002812A7" w:rsidP="002812A7">
      <w:r>
        <w:t xml:space="preserve">Wie in der Grafik zu sehen ist, sind die </w:t>
      </w:r>
      <w:r w:rsidR="00610205">
        <w:t>Packages</w:t>
      </w:r>
      <w:r w:rsidR="00C235A7">
        <w:t xml:space="preserve"> nur nach unten abhängig.</w:t>
      </w:r>
    </w:p>
    <w:p w14:paraId="228D962C" w14:textId="0BD34329" w:rsidR="00DC7DFD" w:rsidRDefault="005B6F63" w:rsidP="00687459">
      <w:pPr>
        <w:pStyle w:val="berschrift4"/>
      </w:pPr>
      <w:r>
        <w:t>Interfaces</w:t>
      </w:r>
    </w:p>
    <w:p w14:paraId="2CC6C8B6" w14:textId="1E94708F" w:rsidR="00DC7DFD" w:rsidRPr="001C3EDB"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610EC6D5" w14:textId="77777777" w:rsidR="00DC7DFD" w:rsidRDefault="00DC7DFD" w:rsidP="00DC7DFD">
      <w:pPr>
        <w:keepNext/>
      </w:pPr>
      <w:r>
        <w:rPr>
          <w:noProof/>
          <w:lang w:eastAsia="de-CH"/>
        </w:rPr>
        <w:drawing>
          <wp:inline distT="0" distB="0" distL="0" distR="0" wp14:anchorId="58C8197A" wp14:editId="0F86404E">
            <wp:extent cx="5760720" cy="1729042"/>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29042"/>
                    </a:xfrm>
                    <a:prstGeom prst="rect">
                      <a:avLst/>
                    </a:prstGeom>
                    <a:noFill/>
                    <a:ln>
                      <a:noFill/>
                    </a:ln>
                  </pic:spPr>
                </pic:pic>
              </a:graphicData>
            </a:graphic>
          </wp:inline>
        </w:drawing>
      </w:r>
    </w:p>
    <w:p w14:paraId="0EEEB59E" w14:textId="77777777" w:rsidR="00DC7DFD" w:rsidRDefault="00DC7DFD" w:rsidP="00DC7DFD">
      <w:pPr>
        <w:pStyle w:val="Beschriftung"/>
      </w:pPr>
      <w:bookmarkStart w:id="64" w:name="_Toc293150353"/>
      <w:r>
        <w:t xml:space="preserve">Abbildung </w:t>
      </w:r>
      <w:fldSimple w:instr=" SEQ Abbildung \* ARABIC ">
        <w:r w:rsidR="00950FFC">
          <w:rPr>
            <w:noProof/>
          </w:rPr>
          <w:t>7</w:t>
        </w:r>
      </w:fldSimple>
      <w:r>
        <w:t xml:space="preserve"> - Package </w:t>
      </w:r>
      <w:proofErr w:type="spellStart"/>
      <w:r>
        <w:t>interfaces</w:t>
      </w:r>
      <w:bookmarkEnd w:id="64"/>
      <w:proofErr w:type="spellEnd"/>
    </w:p>
    <w:p w14:paraId="76BA38E0" w14:textId="14B2675E" w:rsidR="00DC7DFD" w:rsidRDefault="00DC7DFD" w:rsidP="00687459">
      <w:pPr>
        <w:pStyle w:val="berschrift4"/>
      </w:pPr>
      <w:r>
        <w:t xml:space="preserve">Package </w:t>
      </w:r>
      <w:proofErr w:type="spellStart"/>
      <w:r>
        <w:t>network</w:t>
      </w:r>
      <w:r w:rsidR="005B6F63">
        <w:t>Network</w:t>
      </w:r>
      <w:proofErr w:type="spellEnd"/>
    </w:p>
    <w:p w14:paraId="5D8C8242" w14:textId="174651A0"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992FF6" w:rsidR="00B75478" w:rsidRDefault="005B6F63" w:rsidP="00687459">
      <w:pPr>
        <w:pStyle w:val="berschrift4"/>
      </w:pPr>
      <w:r>
        <w:t>Models</w:t>
      </w:r>
    </w:p>
    <w:p w14:paraId="34BC5DF0" w14:textId="61EE988A" w:rsidR="00B75478" w:rsidRDefault="005B6F63" w:rsidP="00687459">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96C7DDB" w14:textId="77777777" w:rsidR="00B75478" w:rsidRDefault="00B75478" w:rsidP="00B75478">
      <w:r>
        <w:rPr>
          <w:noProof/>
          <w:lang w:eastAsia="de-CH"/>
        </w:rPr>
        <w:lastRenderedPageBreak/>
        <w:drawing>
          <wp:inline distT="0" distB="0" distL="0" distR="0" wp14:anchorId="2C5DA1CA" wp14:editId="1F1497BA">
            <wp:extent cx="5614035" cy="4018915"/>
            <wp:effectExtent l="0" t="0" r="5715"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035" cy="4018915"/>
                    </a:xfrm>
                    <a:prstGeom prst="rect">
                      <a:avLst/>
                    </a:prstGeom>
                    <a:noFill/>
                    <a:ln>
                      <a:noFill/>
                    </a:ln>
                  </pic:spPr>
                </pic:pic>
              </a:graphicData>
            </a:graphic>
          </wp:inline>
        </w:drawing>
      </w:r>
    </w:p>
    <w:p w14:paraId="122500D8" w14:textId="77777777" w:rsidR="00B75478" w:rsidRDefault="00B75478" w:rsidP="00684AD5">
      <w:pPr>
        <w:pStyle w:val="Beschriftung"/>
      </w:pPr>
      <w:bookmarkStart w:id="65" w:name="_Toc293150354"/>
      <w:bookmarkStart w:id="66" w:name="_Toc293226319"/>
      <w:r>
        <w:t xml:space="preserve">Abbildung </w:t>
      </w:r>
      <w:fldSimple w:instr=" SEQ Abbildung \* ARABIC ">
        <w:r w:rsidR="00950FFC">
          <w:rPr>
            <w:noProof/>
          </w:rPr>
          <w:t>8</w:t>
        </w:r>
      </w:fldSimple>
      <w:r>
        <w:t xml:space="preserve"> - Package </w:t>
      </w:r>
      <w:proofErr w:type="spellStart"/>
      <w:r>
        <w:t>models</w:t>
      </w:r>
      <w:bookmarkEnd w:id="65"/>
      <w:bookmarkEnd w:id="66"/>
      <w:proofErr w:type="spellEnd"/>
    </w:p>
    <w:p w14:paraId="309E207B" w14:textId="7FA72B3E" w:rsidR="00684AD5" w:rsidRDefault="00684AD5" w:rsidP="00687459">
      <w:pPr>
        <w:pStyle w:val="berschrift4"/>
      </w:pPr>
      <w:r>
        <w:t xml:space="preserve">Package </w:t>
      </w:r>
      <w:proofErr w:type="spellStart"/>
      <w:r>
        <w:t>database</w:t>
      </w:r>
      <w:r w:rsidR="008765A3">
        <w:t>D</w:t>
      </w:r>
      <w:r>
        <w:t>atabase</w:t>
      </w:r>
      <w:proofErr w:type="spellEnd"/>
    </w:p>
    <w:p w14:paraId="3D50E97F" w14:textId="71DE3372"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641A8CAB" w14:textId="77777777" w:rsidR="00684AD5" w:rsidRDefault="00684AD5" w:rsidP="00684AD5">
      <w:pPr>
        <w:keepNext/>
      </w:pPr>
      <w:r>
        <w:rPr>
          <w:noProof/>
          <w:lang w:eastAsia="de-CH"/>
        </w:rPr>
        <w:drawing>
          <wp:inline distT="0" distB="0" distL="0" distR="0" wp14:anchorId="740D9023" wp14:editId="475F7930">
            <wp:extent cx="3104515" cy="1807845"/>
            <wp:effectExtent l="0" t="0" r="635"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4515" cy="1807845"/>
                    </a:xfrm>
                    <a:prstGeom prst="rect">
                      <a:avLst/>
                    </a:prstGeom>
                    <a:noFill/>
                    <a:ln>
                      <a:noFill/>
                    </a:ln>
                  </pic:spPr>
                </pic:pic>
              </a:graphicData>
            </a:graphic>
          </wp:inline>
        </w:drawing>
      </w:r>
    </w:p>
    <w:p w14:paraId="69936CA9" w14:textId="77777777" w:rsidR="00684AD5" w:rsidRDefault="00684AD5" w:rsidP="00684AD5">
      <w:pPr>
        <w:pStyle w:val="Beschriftung"/>
      </w:pPr>
      <w:bookmarkStart w:id="67" w:name="_Toc293150355"/>
      <w:bookmarkStart w:id="68" w:name="_Toc293226320"/>
      <w:r>
        <w:t xml:space="preserve">Abbildung </w:t>
      </w:r>
      <w:fldSimple w:instr=" SEQ Abbildung \* ARABIC ">
        <w:r w:rsidR="00950FFC">
          <w:rPr>
            <w:noProof/>
          </w:rPr>
          <w:t>9</w:t>
        </w:r>
      </w:fldSimple>
      <w:r>
        <w:t xml:space="preserve"> - Package </w:t>
      </w:r>
      <w:proofErr w:type="spellStart"/>
      <w:r>
        <w:t>database</w:t>
      </w:r>
      <w:bookmarkEnd w:id="67"/>
      <w:bookmarkEnd w:id="68"/>
      <w:proofErr w:type="spellEnd"/>
    </w:p>
    <w:p w14:paraId="57BC88DA" w14:textId="77777777" w:rsidR="00666525" w:rsidRDefault="00666525" w:rsidP="005D1D7A">
      <w:pPr>
        <w:pStyle w:val="berschrift5"/>
      </w:pPr>
      <w:r>
        <w:t>Package</w:t>
      </w:r>
      <w:r w:rsidR="006F487A">
        <w:t>s</w:t>
      </w:r>
      <w:r w:rsidR="00BA52D9">
        <w:t xml:space="preserve"> </w:t>
      </w:r>
      <w:proofErr w:type="spellStart"/>
      <w:r w:rsidR="00BA52D9">
        <w:t>service</w:t>
      </w:r>
      <w:proofErr w:type="spellEnd"/>
    </w:p>
    <w:p w14:paraId="50369C33" w14:textId="20DF8942" w:rsidR="008765A3" w:rsidRDefault="00D9179E" w:rsidP="008765A3">
      <w:pPr>
        <w:pStyle w:val="berschrift4"/>
      </w:pPr>
      <w:r>
        <w:t xml:space="preserve">Das </w:t>
      </w:r>
      <w:proofErr w:type="spellStart"/>
      <w:r>
        <w:t>Package</w:t>
      </w:r>
      <w:r w:rsidR="008765A3">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54BAF8D1" w:rsidR="00666525" w:rsidRPr="00DD5A17" w:rsidRDefault="00D9179E" w:rsidP="00666525">
      <w:r>
        <w:lastRenderedPageBreak/>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4A4B06D8" w14:textId="77777777" w:rsidR="007613B2" w:rsidRDefault="00020AD5" w:rsidP="007613B2">
      <w:pPr>
        <w:keepNext/>
      </w:pPr>
      <w:bookmarkStart w:id="69" w:name="_Ref290376141"/>
      <w:bookmarkStart w:id="70" w:name="_Ref290376144"/>
      <w:r>
        <w:rPr>
          <w:noProof/>
          <w:lang w:eastAsia="de-CH"/>
        </w:rPr>
        <w:drawing>
          <wp:inline distT="0" distB="0" distL="0" distR="0" wp14:anchorId="34B904A0" wp14:editId="38F32DF7">
            <wp:extent cx="3413125" cy="17862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125" cy="1786255"/>
                    </a:xfrm>
                    <a:prstGeom prst="rect">
                      <a:avLst/>
                    </a:prstGeom>
                    <a:noFill/>
                    <a:ln>
                      <a:noFill/>
                    </a:ln>
                  </pic:spPr>
                </pic:pic>
              </a:graphicData>
            </a:graphic>
          </wp:inline>
        </w:drawing>
      </w:r>
    </w:p>
    <w:p w14:paraId="3B525F6A" w14:textId="77777777" w:rsidR="00666525" w:rsidRPr="00DD5A17" w:rsidRDefault="007613B2" w:rsidP="007613B2">
      <w:pPr>
        <w:pStyle w:val="Beschriftung"/>
      </w:pPr>
      <w:bookmarkStart w:id="71" w:name="_Toc293150356"/>
      <w:bookmarkStart w:id="72" w:name="_Toc293226321"/>
      <w:r>
        <w:t xml:space="preserve">Abbildung </w:t>
      </w:r>
      <w:fldSimple w:instr=" SEQ Abbildung \* ARABIC ">
        <w:r w:rsidR="00950FFC">
          <w:rPr>
            <w:noProof/>
          </w:rPr>
          <w:t>10</w:t>
        </w:r>
      </w:fldSimple>
      <w:r>
        <w:t xml:space="preserve"> - Package </w:t>
      </w:r>
      <w:proofErr w:type="spellStart"/>
      <w:r>
        <w:t>services</w:t>
      </w:r>
      <w:bookmarkEnd w:id="71"/>
      <w:bookmarkEnd w:id="72"/>
      <w:proofErr w:type="spellEnd"/>
    </w:p>
    <w:p w14:paraId="62234244" w14:textId="77777777" w:rsidR="00DD5A17" w:rsidRDefault="00DD5A17" w:rsidP="005D1D7A">
      <w:pPr>
        <w:pStyle w:val="berschrift5"/>
      </w:pPr>
      <w:r>
        <w:t xml:space="preserve">Package </w:t>
      </w:r>
      <w:proofErr w:type="spellStart"/>
      <w:r w:rsidR="0006304C">
        <w:t>gui</w:t>
      </w:r>
      <w:proofErr w:type="spellEnd"/>
      <w:r w:rsidR="0006304C">
        <w:t>/gen</w:t>
      </w:r>
    </w:p>
    <w:p w14:paraId="7DB225F5" w14:textId="7DED2344" w:rsidR="00DD5A17" w:rsidRPr="00DD5A17" w:rsidRDefault="000C7173" w:rsidP="00DD5A17">
      <w:proofErr w:type="spellStart"/>
      <w:r>
        <w:t>A</w:t>
      </w:r>
      <w:r w:rsidR="0006304C">
        <w:t>ctivities</w:t>
      </w:r>
      <w:bookmarkEnd w:id="69"/>
      <w:bookmarkEnd w:id="70"/>
      <w:r w:rsidR="004D2A97">
        <w:t>einem</w:t>
      </w:r>
      <w:proofErr w:type="spellEnd"/>
      <w:r w:rsidR="004D2A97">
        <w:t xml:space="preserve"> separaten XML-File gespeichert sind,</w:t>
      </w:r>
      <w:r w:rsidR="004D2A97" w:rsidRPr="00E37C98">
        <w:t xml:space="preserve"> </w:t>
      </w:r>
      <w:r w:rsidR="004D2A97">
        <w:t>identifiziert werden.</w:t>
      </w:r>
    </w:p>
    <w:p w14:paraId="3667207D" w14:textId="77777777" w:rsidR="007613B2" w:rsidRDefault="003A0BEE" w:rsidP="007613B2">
      <w:pPr>
        <w:keepNext/>
      </w:pPr>
      <w:r>
        <w:rPr>
          <w:noProof/>
          <w:lang w:eastAsia="de-CH"/>
        </w:rPr>
        <w:drawing>
          <wp:inline distT="0" distB="0" distL="0" distR="0" wp14:anchorId="64372D47" wp14:editId="33D0E0C0">
            <wp:extent cx="1786255" cy="232854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6255" cy="2328545"/>
                    </a:xfrm>
                    <a:prstGeom prst="rect">
                      <a:avLst/>
                    </a:prstGeom>
                    <a:noFill/>
                    <a:ln>
                      <a:noFill/>
                    </a:ln>
                  </pic:spPr>
                </pic:pic>
              </a:graphicData>
            </a:graphic>
          </wp:inline>
        </w:drawing>
      </w:r>
    </w:p>
    <w:p w14:paraId="2D56383F" w14:textId="77777777" w:rsidR="00DD5A17" w:rsidRPr="00DD5A17" w:rsidRDefault="007613B2" w:rsidP="007613B2">
      <w:pPr>
        <w:pStyle w:val="Beschriftung"/>
      </w:pPr>
      <w:bookmarkStart w:id="73" w:name="_Toc293150357"/>
      <w:bookmarkStart w:id="74" w:name="_Toc293226322"/>
      <w:r>
        <w:t xml:space="preserve">Abbildung </w:t>
      </w:r>
      <w:fldSimple w:instr=" SEQ Abbildung \* ARABIC ">
        <w:r w:rsidR="00950FFC">
          <w:rPr>
            <w:noProof/>
          </w:rPr>
          <w:t>11</w:t>
        </w:r>
      </w:fldSimple>
      <w:r>
        <w:t xml:space="preserve"> - Package </w:t>
      </w:r>
      <w:proofErr w:type="spellStart"/>
      <w:r>
        <w:t>gui</w:t>
      </w:r>
      <w:proofErr w:type="spellEnd"/>
      <w:r>
        <w:t>/gen</w:t>
      </w:r>
      <w:bookmarkEnd w:id="73"/>
      <w:bookmarkEnd w:id="74"/>
    </w:p>
    <w:p w14:paraId="5FB8A4BF" w14:textId="787032EA" w:rsidR="00DD5A17" w:rsidRPr="00DD5A17" w:rsidRDefault="0006304C" w:rsidP="00687459">
      <w:pPr>
        <w:pStyle w:val="berschrift4"/>
      </w:pPr>
      <w:r>
        <w:t xml:space="preserve">Package </w:t>
      </w:r>
      <w:proofErr w:type="spellStart"/>
      <w:r>
        <w:t>activities</w:t>
      </w:r>
      <w:proofErr w:type="spellEnd"/>
    </w:p>
    <w:p w14:paraId="499527C0" w14:textId="31608C16"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7A22CDF5" w14:textId="77777777" w:rsidR="007613B2" w:rsidRDefault="000C7173" w:rsidP="007613B2">
      <w:pPr>
        <w:keepNext/>
      </w:pPr>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w:t>
      </w:r>
      <w:r w:rsidR="003A0BEE">
        <w:rPr>
          <w:noProof/>
          <w:lang w:eastAsia="de-CH"/>
        </w:rPr>
        <w:drawing>
          <wp:inline distT="0" distB="0" distL="0" distR="0" wp14:anchorId="6F4AE510" wp14:editId="2742834F">
            <wp:extent cx="4901565" cy="1807845"/>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565" cy="1807845"/>
                    </a:xfrm>
                    <a:prstGeom prst="rect">
                      <a:avLst/>
                    </a:prstGeom>
                    <a:noFill/>
                    <a:ln>
                      <a:noFill/>
                    </a:ln>
                  </pic:spPr>
                </pic:pic>
              </a:graphicData>
            </a:graphic>
          </wp:inline>
        </w:drawing>
      </w:r>
    </w:p>
    <w:p w14:paraId="24442EB6" w14:textId="77777777" w:rsidR="001D1FCF" w:rsidRDefault="007613B2" w:rsidP="007613B2">
      <w:pPr>
        <w:pStyle w:val="Beschriftung"/>
      </w:pPr>
      <w:bookmarkStart w:id="75" w:name="_Toc293150358"/>
      <w:bookmarkStart w:id="76" w:name="_Toc293226323"/>
      <w:r>
        <w:t xml:space="preserve">Abbildung </w:t>
      </w:r>
      <w:fldSimple w:instr=" SEQ Abbildung \* ARABIC ">
        <w:r w:rsidR="00950FFC">
          <w:rPr>
            <w:noProof/>
          </w:rPr>
          <w:t>12</w:t>
        </w:r>
      </w:fldSimple>
      <w:r>
        <w:t xml:space="preserve"> - Package </w:t>
      </w:r>
      <w:proofErr w:type="spellStart"/>
      <w:r>
        <w:t>activities</w:t>
      </w:r>
      <w:bookmarkEnd w:id="75"/>
      <w:bookmarkEnd w:id="76"/>
      <w:proofErr w:type="spellEnd"/>
    </w:p>
    <w:p w14:paraId="557C83EA" w14:textId="6053860B" w:rsidR="000C7173" w:rsidRDefault="000C7173" w:rsidP="001D1FCF">
      <w:r>
        <w:lastRenderedPageBreak/>
        <w:t>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77" w:name="_Toc293198266"/>
      <w:bookmarkStart w:id="78" w:name="_Toc293150285"/>
      <w:r w:rsidRPr="001D2820">
        <w:t>Schnittstellen der Packages</w:t>
      </w:r>
      <w:bookmarkEnd w:id="77"/>
      <w:bookmarkEnd w:id="78"/>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79" w:name="_Toc293198267"/>
      <w:bookmarkStart w:id="80" w:name="_Toc293150286"/>
      <w:r>
        <w:lastRenderedPageBreak/>
        <w:t>Architekturkonzepte</w:t>
      </w:r>
      <w:bookmarkEnd w:id="79"/>
      <w:bookmarkEnd w:id="80"/>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 xml:space="preserve">Multitasking und Multithreading, d.h. </w:t>
      </w:r>
      <w:proofErr w:type="spellStart"/>
      <w:r w:rsidRPr="00C5371F">
        <w:t>Process</w:t>
      </w:r>
      <w:proofErr w:type="spellEnd"/>
      <w:r w:rsidRPr="00C5371F">
        <w:t xml:space="preserve"> View: aktive Objekte (wenn nötig)</w:t>
      </w:r>
      <w:r w:rsidR="00D175B8" w:rsidRPr="00C5371F">
        <w:t>&gt;</w:t>
      </w:r>
    </w:p>
    <w:p w14:paraId="0D3DD21D" w14:textId="77777777" w:rsidR="008B67BC" w:rsidRDefault="008B67BC" w:rsidP="008B67BC">
      <w:pPr>
        <w:pStyle w:val="berschrift3"/>
      </w:pPr>
      <w:bookmarkStart w:id="81" w:name="_Toc293198268"/>
      <w:bookmarkStart w:id="82" w:name="_Toc293150287"/>
      <w:proofErr w:type="spellStart"/>
      <w:r w:rsidRPr="00B7096A">
        <w:t>Rails</w:t>
      </w:r>
      <w:bookmarkEnd w:id="81"/>
      <w:bookmarkEnd w:id="82"/>
      <w:proofErr w:type="spellEnd"/>
    </w:p>
    <w:p w14:paraId="17B25F9B" w14:textId="77777777" w:rsidR="008B67BC" w:rsidRDefault="008B67BC" w:rsidP="008B67BC">
      <w:pPr>
        <w:pStyle w:val="berschrift4"/>
      </w:pPr>
      <w:r w:rsidRPr="00B7096A">
        <w:t>Angewandte Patterns</w:t>
      </w:r>
    </w:p>
    <w:p w14:paraId="0B434D72" w14:textId="12EBCFFC"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310A7236" w14:textId="485752B8"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00989819"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51EFD9A0" w:rsidR="002D57FC" w:rsidRDefault="002D57FC" w:rsidP="009F5E66">
      <w:r>
        <w:t>Erst wenn die Iteration über die Kunden tatsächlich startet, wird die Abfrage ausgelöst und die einzelnen Datensätze geladen</w:t>
      </w:r>
      <w:r w:rsidR="00186419">
        <w:t>:</w:t>
      </w:r>
    </w:p>
    <w:p w14:paraId="0E807D92" w14:textId="6C03B3E2" w:rsidR="003B23D3" w:rsidRPr="00687459" w:rsidRDefault="002D57FC">
      <w:pPr>
        <w:rPr>
          <w:lang w:val="en-US"/>
        </w:rPr>
      </w:pPr>
      <w:r w:rsidRPr="00687459">
        <w:rPr>
          <w:lang w:val="en-US"/>
        </w:rPr>
        <w:t>@</w:t>
      </w:r>
      <w:proofErr w:type="spellStart"/>
      <w:r w:rsidRPr="00687459">
        <w:rPr>
          <w:lang w:val="en-US"/>
        </w:rPr>
        <w:t>sorted_customers.each</w:t>
      </w:r>
      <w:proofErr w:type="spellEnd"/>
      <w:r w:rsidRPr="00687459">
        <w:rPr>
          <w:lang w:val="en-US"/>
        </w:rPr>
        <w:t xml:space="preserve"> do |customer|</w:t>
      </w:r>
      <w:r w:rsidRPr="00687459">
        <w:rPr>
          <w:lang w:val="en-US"/>
        </w:rPr>
        <w:br/>
        <w:t xml:space="preserve">  # Do some work</w:t>
      </w:r>
      <w:r w:rsidRPr="00687459">
        <w:rPr>
          <w:lang w:val="en-US"/>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87459" w:rsidRPr="00D77248" w:rsidRDefault="00687459" w:rsidP="003B23D3">
                              <w:pPr>
                                <w:pStyle w:val="Beschriftung"/>
                                <w:rPr>
                                  <w:noProof/>
                                  <w:sz w:val="20"/>
                                  <w:szCs w:val="20"/>
                                </w:rPr>
                              </w:pPr>
                              <w:bookmarkStart w:id="83" w:name="_Toc293150359"/>
                              <w:bookmarkStart w:id="84"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87459" w:rsidRPr="00D77248" w:rsidRDefault="00687459" w:rsidP="003B23D3">
                        <w:pPr>
                          <w:pStyle w:val="Beschriftung"/>
                          <w:rPr>
                            <w:noProof/>
                            <w:sz w:val="20"/>
                            <w:szCs w:val="20"/>
                          </w:rPr>
                        </w:pPr>
                        <w:bookmarkStart w:id="85" w:name="_Toc293150359"/>
                        <w:bookmarkStart w:id="86"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85"/>
                        <w:bookmarkEnd w:id="8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0D89FAF7"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145981FD"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412D40B1"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87459" w:rsidRPr="00274ABB" w:rsidRDefault="00687459" w:rsidP="0017150A">
                              <w:pPr>
                                <w:pStyle w:val="Beschriftung"/>
                                <w:rPr>
                                  <w:noProof/>
                                  <w:sz w:val="20"/>
                                  <w:szCs w:val="20"/>
                                </w:rPr>
                              </w:pPr>
                              <w:bookmarkStart w:id="87" w:name="_Ref293199705"/>
                              <w:bookmarkStart w:id="88" w:name="_Toc293150360"/>
                              <w:bookmarkStart w:id="89" w:name="_Toc293226325"/>
                              <w:r>
                                <w:t xml:space="preserve">Abbildung </w:t>
                              </w:r>
                              <w:fldSimple w:instr=" SEQ Abbildung \* ARABIC ">
                                <w:r>
                                  <w:rPr>
                                    <w:noProof/>
                                  </w:rPr>
                                  <w:t>14</w:t>
                                </w:r>
                              </w:fldSimple>
                              <w:r>
                                <w:t xml:space="preserve"> - Allgemeine Fehlermeldung </w:t>
                              </w:r>
                              <w:proofErr w:type="spellStart"/>
                              <w:r>
                                <w:t>Rails</w:t>
                              </w:r>
                              <w:proofErr w:type="spellEnd"/>
                              <w:r>
                                <w:t>-Server</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87459" w:rsidRPr="00274ABB" w:rsidRDefault="00687459" w:rsidP="0017150A">
                        <w:pPr>
                          <w:pStyle w:val="Beschriftung"/>
                          <w:rPr>
                            <w:noProof/>
                            <w:sz w:val="20"/>
                            <w:szCs w:val="20"/>
                          </w:rPr>
                        </w:pPr>
                        <w:bookmarkStart w:id="90" w:name="_Ref293199705"/>
                        <w:bookmarkStart w:id="91" w:name="_Toc293150360"/>
                        <w:bookmarkStart w:id="92" w:name="_Toc293226325"/>
                        <w:r>
                          <w:t xml:space="preserve">Abbildung </w:t>
                        </w:r>
                        <w:fldSimple w:instr=" SEQ Abbildung \* ARABIC ">
                          <w:r>
                            <w:rPr>
                              <w:noProof/>
                            </w:rPr>
                            <w:t>14</w:t>
                          </w:r>
                        </w:fldSimple>
                        <w:r>
                          <w:t xml:space="preserve"> - Allgemeine Fehlermeldung </w:t>
                        </w:r>
                        <w:proofErr w:type="spellStart"/>
                        <w:r>
                          <w:t>Rails</w:t>
                        </w:r>
                        <w:proofErr w:type="spellEnd"/>
                        <w:r>
                          <w:t>-Server</w:t>
                        </w:r>
                        <w:bookmarkEnd w:id="90"/>
                        <w:bookmarkEnd w:id="91"/>
                        <w:bookmarkEnd w:id="92"/>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2B98EBA7"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7418738" w14:textId="5AEA59FF" w:rsidR="008A58D8" w:rsidRDefault="008A58D8" w:rsidP="0017150A">
      <w:pPr>
        <w:rPr>
          <w:del w:id="93" w:author="Lukas Elmer" w:date="2011-05-15T12:36:00Z"/>
        </w:rPr>
      </w:pPr>
      <w:del w:id="94" w:author="Lukas Elmer" w:date="2011-05-15T12:36:00Z">
        <w:r>
          <w:delText xml:space="preserve">Um ausführlichere Informationen über den aufgetretenen Fehler zu erhalten, wird die fehlerhafte Anfrage (request) lokal vom Server aus versendet. Als Antwort wird eine detaillierte Fehlerbeschreibung in Form einer HTML Datei zurückgeschickt. Der ursprüngliche Request wird zudem abgebrochen. </w:delText>
        </w:r>
      </w:del>
    </w:p>
    <w:p w14:paraId="41C5C383" w14:textId="6B8B6A92" w:rsidR="008A58D8" w:rsidRPr="0017150A" w:rsidRDefault="008A58D8" w:rsidP="0017150A">
      <w:pPr>
        <w:rPr>
          <w:del w:id="95" w:author="Lukas Elmer" w:date="2011-05-15T12:36:00Z"/>
        </w:rPr>
      </w:pPr>
      <w:del w:id="96" w:author="Lukas Elmer" w:date="2011-05-15T12:36:00Z">
        <w:r>
          <w:delText xml:space="preserve">Diese Vorgehensweise wird für die Entwickler und Administratoren des Systems verwendet, welche das System zu warten haben. </w:delText>
        </w:r>
      </w:del>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1E8F2409"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xml:space="preserve">, Fehler etc. in </w:t>
      </w:r>
      <w:r>
        <w:t>Log</w:t>
      </w:r>
      <w:r w:rsidR="005B1EA1">
        <w:t>dateien</w:t>
      </w:r>
      <w:r>
        <w:t xml:space="preserve"> fest. Es existieren verschiedene Typen von </w:t>
      </w:r>
      <w:r w:rsidR="008056AA">
        <w:t>Logs: Development (Entwicklung</w:t>
      </w:r>
      <w:r w:rsidR="008056AA">
        <w:t>),</w:t>
      </w:r>
      <w:r w:rsidR="008056AA">
        <w:t xml:space="preserve"> </w:t>
      </w:r>
      <w:proofErr w:type="spellStart"/>
      <w:r>
        <w:t>Production</w:t>
      </w:r>
      <w:proofErr w:type="spellEnd"/>
      <w:r>
        <w:t xml:space="preserve"> (Produktion</w:t>
      </w:r>
      <w:r>
        <w:t>)</w:t>
      </w:r>
      <w:r w:rsidR="008056AA">
        <w:t xml:space="preserve"> und Test</w:t>
      </w:r>
      <w:r>
        <w: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87459" w:rsidRPr="0075430D" w:rsidRDefault="00687459" w:rsidP="001B0404">
                              <w:pPr>
                                <w:pStyle w:val="Beschriftung"/>
                                <w:rPr>
                                  <w:noProof/>
                                  <w:sz w:val="20"/>
                                  <w:szCs w:val="20"/>
                                </w:rPr>
                              </w:pPr>
                              <w:bookmarkStart w:id="97" w:name="_Toc293150361"/>
                              <w:bookmarkStart w:id="98" w:name="_Toc293226326"/>
                              <w:r>
                                <w:t xml:space="preserve">Abbildung </w:t>
                              </w:r>
                              <w:fldSimple w:instr=" SEQ Abbildung \* ARABIC ">
                                <w:r>
                                  <w:rPr>
                                    <w:noProof/>
                                  </w:rPr>
                                  <w:t>15</w:t>
                                </w:r>
                              </w:fldSimple>
                              <w:r>
                                <w:t xml:space="preserve"> - Logeintrag unter </w:t>
                              </w:r>
                              <w:proofErr w:type="spellStart"/>
                              <w:r>
                                <w:t>Rails</w:t>
                              </w:r>
                              <w:bookmarkEnd w:id="97"/>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87459" w:rsidRPr="0075430D" w:rsidRDefault="00687459" w:rsidP="001B0404">
                        <w:pPr>
                          <w:pStyle w:val="Beschriftung"/>
                          <w:rPr>
                            <w:noProof/>
                            <w:sz w:val="20"/>
                            <w:szCs w:val="20"/>
                          </w:rPr>
                        </w:pPr>
                        <w:bookmarkStart w:id="99" w:name="_Toc293150361"/>
                        <w:bookmarkStart w:id="100" w:name="_Toc293226326"/>
                        <w:r>
                          <w:t xml:space="preserve">Abbildung </w:t>
                        </w:r>
                        <w:fldSimple w:instr=" SEQ Abbildung \* ARABIC ">
                          <w:r>
                            <w:rPr>
                              <w:noProof/>
                            </w:rPr>
                            <w:t>15</w:t>
                          </w:r>
                        </w:fldSimple>
                        <w:r>
                          <w:t xml:space="preserve"> - Logeintrag unter </w:t>
                        </w:r>
                        <w:proofErr w:type="spellStart"/>
                        <w:r>
                          <w:t>Rails</w:t>
                        </w:r>
                        <w:bookmarkEnd w:id="99"/>
                        <w:bookmarkEnd w:id="100"/>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0FA51D0C" w:rsidR="00D8094B" w:rsidRDefault="00D8094B" w:rsidP="00D8094B">
      <w:r>
        <w:t>Damit die Entwicklersicht aktiviert ist, muss der Server</w:t>
      </w:r>
      <w:r>
        <w:t xml:space="preserve"> im </w:t>
      </w:r>
      <w:r>
        <w:t xml:space="preserve">Debugging Modus gestartet werden. In </w:t>
      </w:r>
      <w:proofErr w:type="spellStart"/>
      <w:r>
        <w:t>Rails</w:t>
      </w:r>
      <w:proofErr w:type="spellEnd"/>
      <w:r>
        <w:t xml:space="preserve"> wird </w:t>
      </w:r>
      <w:r>
        <w:t>das durch sogenannte Environments, also Umgebungen, gemacht.</w:t>
      </w:r>
    </w:p>
    <w:p w14:paraId="1241C68B" w14:textId="247F5196" w:rsidR="00D8094B" w:rsidRDefault="00D8094B" w:rsidP="00D8094B">
      <w:r>
        <w:t>Um ausführlichere Informationen über den aufgetretenen Fehler zu erhalten, wird die fehlerhafte</w:t>
      </w:r>
      <w:r>
        <w:t xml:space="preserve"> Anfrage </w:t>
      </w:r>
      <w:r>
        <w:t xml:space="preserve"> lokal vom Server aus versendet. Als Antwort wird </w:t>
      </w:r>
      <w:r>
        <w:t xml:space="preserve">eine </w:t>
      </w:r>
      <w:r>
        <w:t>detaillierte</w:t>
      </w:r>
      <w:r>
        <w:t xml:space="preserve"> Fehlerbeschreibung </w:t>
      </w:r>
      <w:r>
        <w:t>in Form einer HTML Datei zurückgeschickt. Die ursprüngliche Anfrage wird zudem abgebrochen.</w:t>
      </w:r>
    </w:p>
    <w:p w14:paraId="70A69D17" w14:textId="043E6157" w:rsidR="009F77AA" w:rsidRDefault="00D8094B" w:rsidP="00485422">
      <w:r>
        <w:lastRenderedPageBreak/>
        <w:t>Eine</w:t>
      </w:r>
      <w:r>
        <w:t xml:space="preserv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00ECE5F"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87459" w:rsidRPr="00FF5528" w:rsidRDefault="00687459" w:rsidP="00BE07BE">
                              <w:pPr>
                                <w:pStyle w:val="Beschriftung"/>
                                <w:rPr>
                                  <w:noProof/>
                                  <w:sz w:val="20"/>
                                  <w:szCs w:val="20"/>
                                </w:rPr>
                              </w:pPr>
                              <w:bookmarkStart w:id="101" w:name="_Toc293150362"/>
                              <w:bookmarkStart w:id="102" w:name="_Toc293226327"/>
                              <w:r>
                                <w:t xml:space="preserve">Abbildung </w:t>
                              </w:r>
                              <w:fldSimple w:instr=" SEQ Abbildung \* ARABIC ">
                                <w:r>
                                  <w:rPr>
                                    <w:noProof/>
                                  </w:rPr>
                                  <w:t>16</w:t>
                                </w:r>
                              </w:fldSimple>
                              <w:r>
                                <w:t xml:space="preserve"> - Fehlerbericht von Ruby-Server</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87459" w:rsidRPr="00FF5528" w:rsidRDefault="00687459" w:rsidP="00BE07BE">
                        <w:pPr>
                          <w:pStyle w:val="Beschriftung"/>
                          <w:rPr>
                            <w:noProof/>
                            <w:sz w:val="20"/>
                            <w:szCs w:val="20"/>
                          </w:rPr>
                        </w:pPr>
                        <w:bookmarkStart w:id="103" w:name="_Toc293150362"/>
                        <w:bookmarkStart w:id="104" w:name="_Toc293226327"/>
                        <w:r>
                          <w:t xml:space="preserve">Abbildung </w:t>
                        </w:r>
                        <w:fldSimple w:instr=" SEQ Abbildung \* ARABIC ">
                          <w:r>
                            <w:rPr>
                              <w:noProof/>
                            </w:rPr>
                            <w:t>16</w:t>
                          </w:r>
                        </w:fldSimple>
                        <w:r>
                          <w:t xml:space="preserve"> - Fehlerbericht von Ruby-Server</w:t>
                        </w:r>
                        <w:bookmarkEnd w:id="103"/>
                        <w:bookmarkEnd w:id="104"/>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159C3BD"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3045AC73"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105" w:name="_Toc293198269"/>
      <w:bookmarkStart w:id="106" w:name="_Toc293150288"/>
      <w:proofErr w:type="spellStart"/>
      <w:r w:rsidRPr="00B7096A">
        <w:lastRenderedPageBreak/>
        <w:t>Android</w:t>
      </w:r>
      <w:bookmarkEnd w:id="105"/>
      <w:bookmarkEnd w:id="106"/>
      <w:proofErr w:type="spellEnd"/>
    </w:p>
    <w:p w14:paraId="58313B92" w14:textId="77777777" w:rsidR="008B67BC" w:rsidRPr="00B7096A" w:rsidRDefault="008B67BC" w:rsidP="008B67BC">
      <w:pPr>
        <w:pStyle w:val="berschrift4"/>
      </w:pPr>
      <w:r w:rsidRPr="00B7096A">
        <w:t>Angewandte Patterns</w:t>
      </w:r>
    </w:p>
    <w:p w14:paraId="73C72933" w14:textId="6CAFAAF8" w:rsidR="005E3902" w:rsidRPr="00B7096A" w:rsidRDefault="00FA733F" w:rsidP="005E3902">
      <w:r w:rsidRPr="00B7096A">
        <w:t xml:space="preserve">In den folgenden Kapiteln werden nur die wichtigsten angewandten </w:t>
      </w:r>
      <w:r w:rsidRPr="00B7096A">
        <w:t>Pattern</w:t>
      </w:r>
      <w:r w:rsidR="000D386B">
        <w:t>s</w:t>
      </w:r>
      <w:r w:rsidR="00DD2867">
        <w:t xml:space="preserve"> beschrieben</w:t>
      </w:r>
      <w:r w:rsidR="00DD2867">
        <w:t>.</w:t>
      </w:r>
      <w:r w:rsidRPr="00B7096A">
        <w:t xml:space="preserve"> </w:t>
      </w:r>
      <w:r w:rsidR="00DD2867">
        <w:t>W</w:t>
      </w:r>
      <w:r w:rsidRPr="00B7096A">
        <w:t>eitere</w:t>
      </w:r>
      <w:r w:rsidRPr="00B7096A">
        <w:t xml:space="preserve"> Lösungsmuster sind im Code</w:t>
      </w:r>
      <w:r w:rsidR="00DD2867">
        <w:t xml:space="preserve"> </w:t>
      </w:r>
      <w:r w:rsidR="00DD2867">
        <w:t>oder im Framework</w:t>
      </w:r>
      <w:r w:rsidRPr="00B7096A">
        <w:t xml:space="preserve"> </w:t>
      </w:r>
      <w:r w:rsidRPr="00B7096A">
        <w:t xml:space="preserve">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6F1FD2"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687459" w:rsidRPr="007E0AB9" w:rsidRDefault="00687459" w:rsidP="00E6789A">
                              <w:pPr>
                                <w:pStyle w:val="Beschriftung"/>
                                <w:rPr>
                                  <w:noProof/>
                                  <w:sz w:val="20"/>
                                  <w:szCs w:val="20"/>
                                </w:rPr>
                              </w:pPr>
                              <w:bookmarkStart w:id="107" w:name="_Toc293150363"/>
                              <w:bookmarkStart w:id="108" w:name="_Toc293226328"/>
                              <w:r>
                                <w:t xml:space="preserve">Abbildung </w:t>
                              </w:r>
                              <w:fldSimple w:instr=" SEQ Abbildung \* ARABIC ">
                                <w:r>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107"/>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687459" w:rsidRPr="007E0AB9" w:rsidRDefault="00687459" w:rsidP="00E6789A">
                        <w:pPr>
                          <w:pStyle w:val="Beschriftung"/>
                          <w:rPr>
                            <w:noProof/>
                            <w:sz w:val="20"/>
                            <w:szCs w:val="20"/>
                          </w:rPr>
                        </w:pPr>
                        <w:bookmarkStart w:id="109" w:name="_Toc293150363"/>
                        <w:bookmarkStart w:id="110" w:name="_Toc293226328"/>
                        <w:r>
                          <w:t xml:space="preserve">Abbildung </w:t>
                        </w:r>
                        <w:fldSimple w:instr=" SEQ Abbildung \* ARABIC ">
                          <w:r>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109"/>
                        <w:bookmarkEnd w:id="110"/>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09A9EEEF"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4792345D"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proofErr w:type="spellStart"/>
      <w:r w:rsidRPr="00B7096A">
        <w:t>Synchronizable</w:t>
      </w:r>
      <w:proofErr w:type="spellEnd"/>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87459" w:rsidRPr="00EF0BB8" w:rsidRDefault="00687459" w:rsidP="00F56B1C">
                              <w:pPr>
                                <w:pStyle w:val="Beschriftung"/>
                                <w:rPr>
                                  <w:noProof/>
                                  <w:sz w:val="20"/>
                                  <w:szCs w:val="20"/>
                                </w:rPr>
                              </w:pPr>
                              <w:bookmarkStart w:id="111" w:name="_Toc293150364"/>
                              <w:bookmarkStart w:id="112" w:name="_Toc293226329"/>
                              <w:r>
                                <w:t xml:space="preserve">Abbildung </w:t>
                              </w:r>
                              <w:fldSimple w:instr=" SEQ Abbildung \* ARABIC ">
                                <w:r>
                                  <w:rPr>
                                    <w:noProof/>
                                  </w:rPr>
                                  <w:t>18</w:t>
                                </w:r>
                              </w:fldSimple>
                              <w:r>
                                <w:t xml:space="preserve"> - Interface </w:t>
                              </w:r>
                              <w:proofErr w:type="spellStart"/>
                              <w:r>
                                <w:t>Transmittable</w:t>
                              </w:r>
                              <w:bookmarkEnd w:id="111"/>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87459" w:rsidRPr="00EF0BB8" w:rsidRDefault="00687459" w:rsidP="00F56B1C">
                        <w:pPr>
                          <w:pStyle w:val="Beschriftung"/>
                          <w:rPr>
                            <w:noProof/>
                            <w:sz w:val="20"/>
                            <w:szCs w:val="20"/>
                          </w:rPr>
                        </w:pPr>
                        <w:bookmarkStart w:id="113" w:name="_Toc293150364"/>
                        <w:bookmarkStart w:id="114" w:name="_Toc293226329"/>
                        <w:r>
                          <w:t xml:space="preserve">Abbildung </w:t>
                        </w:r>
                        <w:fldSimple w:instr=" SEQ Abbildung \* ARABIC ">
                          <w:r>
                            <w:rPr>
                              <w:noProof/>
                            </w:rPr>
                            <w:t>18</w:t>
                          </w:r>
                        </w:fldSimple>
                        <w:r>
                          <w:t xml:space="preserve"> - Interface </w:t>
                        </w:r>
                        <w:proofErr w:type="spellStart"/>
                        <w:r>
                          <w:t>Transmittable</w:t>
                        </w:r>
                        <w:bookmarkEnd w:id="113"/>
                        <w:bookmarkEnd w:id="114"/>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637FBB42" w:rsidR="000457FB" w:rsidRPr="00115780" w:rsidRDefault="00B7096A">
      <w:r>
        <w:t>In der</w:t>
      </w:r>
      <w:r w:rsidR="00751B18">
        <w:t xml:space="preserve"> </w:t>
      </w:r>
      <w:r w:rsidR="00751B18">
        <w:t xml:space="preserve">untenstehenden </w:t>
      </w:r>
      <w:r w:rsidR="00751B18">
        <w:t>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w:t>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115" w:name="_Ref293201055"/>
      <w:bookmarkStart w:id="116" w:name="_Toc293226330"/>
      <w:r>
        <w:t xml:space="preserve">Abbildung </w:t>
      </w:r>
      <w:r>
        <w:fldChar w:fldCharType="begin"/>
      </w:r>
      <w:r>
        <w:instrText xml:space="preserve"> SEQ Abbildung \* ARABIC </w:instrText>
      </w:r>
      <w:r>
        <w:fldChar w:fldCharType="separate"/>
      </w:r>
      <w:r>
        <w:rPr>
          <w:noProof/>
        </w:rPr>
        <w:t>19</w:t>
      </w:r>
      <w:r>
        <w:rPr>
          <w:noProof/>
        </w:rPr>
        <w:fldChar w:fldCharType="end"/>
      </w:r>
      <w:r>
        <w:t xml:space="preserve"> </w:t>
      </w:r>
      <w:r w:rsidRPr="008F245A">
        <w:t xml:space="preserve">- Verwendung Interface </w:t>
      </w:r>
      <w:proofErr w:type="spellStart"/>
      <w:r w:rsidRPr="008F245A">
        <w:t>Transmittable</w:t>
      </w:r>
      <w:bookmarkEnd w:id="115"/>
      <w:bookmarkEnd w:id="116"/>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6D316397"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117" w:name="_Toc293226331"/>
      <w:r>
        <w:t xml:space="preserve">Abbildung </w:t>
      </w:r>
      <w:r>
        <w:fldChar w:fldCharType="begin"/>
      </w:r>
      <w:r>
        <w:instrText xml:space="preserve"> SEQ Abbildung \* ARABIC </w:instrText>
      </w:r>
      <w:r>
        <w:fldChar w:fldCharType="separate"/>
      </w:r>
      <w:r>
        <w:rPr>
          <w:noProof/>
        </w:rPr>
        <w:t>20</w:t>
      </w:r>
      <w:r>
        <w:rPr>
          <w:noProof/>
        </w:rPr>
        <w:fldChar w:fldCharType="end"/>
      </w:r>
      <w:r>
        <w:t xml:space="preserve"> - Try Catch Konstrukt (Error Handling)</w:t>
      </w:r>
      <w:bookmarkEnd w:id="117"/>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4F59B07A"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59095DC5"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1C03EF03" w:rsidR="007C6851" w:rsidRPr="00B7096A" w:rsidRDefault="002E477B" w:rsidP="007C6851">
      <w:r w:rsidRPr="00B7096A">
        <w:t xml:space="preserve">Diese Kategorie bietet nebensächliche beiläufige Informationen, die </w:t>
      </w:r>
      <w:r w:rsidRPr="00B7096A">
        <w:t xml:space="preserve">nur </w:t>
      </w:r>
      <w:r w:rsidR="00B574F3">
        <w:t xml:space="preserve">für </w:t>
      </w:r>
      <w:r w:rsidR="00E0284E">
        <w:t xml:space="preserve">erweiterte </w:t>
      </w:r>
      <w:r w:rsidR="00B574F3">
        <w:t>Debugging Zwecke</w:t>
      </w:r>
      <w:r w:rsidR="00B574F3">
        <w:t xml:space="preserv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7A02E265"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 xml:space="preserve">von einzelnen Schritten. Da die Meldungen in dieser Kategorie detaillierte </w:t>
      </w:r>
      <w:r w:rsidR="0082312D" w:rsidRPr="00B7096A">
        <w:t>Informationen</w:t>
      </w:r>
      <w:r w:rsidR="004517C6">
        <w:t xml:space="preserve"> </w:t>
      </w:r>
      <w:r w:rsidR="0082312D" w:rsidRPr="00B7096A">
        <w:t>über</w:t>
      </w:r>
      <w:r w:rsidR="0082312D" w:rsidRPr="00B7096A">
        <w:t xml:space="preserve">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5E984F4A" w:rsidR="00FE1E02" w:rsidRPr="00B7096A" w:rsidRDefault="00330B46" w:rsidP="00FE1E02">
      <w:r w:rsidRPr="00B7096A">
        <w:t>Unter dieser Kategorie werden typischerweise alle Meldungen zu wichtigen Schlüsselstellen der Applikation angezeigt. Häufig werden</w:t>
      </w:r>
      <w:r w:rsidR="005A3DE6">
        <w:t xml:space="preserve"> </w:t>
      </w:r>
      <w:r w:rsidR="005A3DE6">
        <w:t>solche</w:t>
      </w:r>
      <w:r w:rsidRPr="00B7096A">
        <w:t xml:space="preserve"> </w:t>
      </w:r>
      <w:r w:rsidRPr="00B7096A">
        <w:t>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5C5FAA44"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w:t>
      </w:r>
      <w:r w:rsidRPr="00B7096A">
        <w:t xml:space="preserve"> Zum Teil werden auch behandelte Fehler als Warnungen deklariert, dies kommt auch auf den </w:t>
      </w:r>
      <w:r w:rsidRPr="004F6750">
        <w:t>Schweregrad des Fehlers an.</w:t>
      </w:r>
    </w:p>
    <w:p w14:paraId="41BFEE5B" w14:textId="1476DE4A"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03DBDBC4"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23774EB3"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09D638C1" w:rsidR="00013A58" w:rsidRPr="00B7096A" w:rsidRDefault="00013A58" w:rsidP="00013A58">
      <w:r w:rsidRPr="00B7096A">
        <w:t>Um die Logeinträge</w:t>
      </w:r>
      <w:r w:rsidR="00C00311">
        <w:t xml:space="preserve"> </w:t>
      </w:r>
      <w:r w:rsidR="00C00311">
        <w:t xml:space="preserve">im </w:t>
      </w:r>
      <w:proofErr w:type="spellStart"/>
      <w:r w:rsidR="00C00311">
        <w:t>Eclipse</w:t>
      </w:r>
      <w:proofErr w:type="spellEnd"/>
      <w:r w:rsidRPr="00B7096A">
        <w:t xml:space="preserve"> </w:t>
      </w:r>
      <w:r w:rsidRPr="00B7096A">
        <w:t xml:space="preserve">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44ADF709"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87459" w:rsidRPr="000500D7" w:rsidRDefault="00687459" w:rsidP="00013A58">
                                <w:pPr>
                                  <w:pStyle w:val="Beschriftung"/>
                                  <w:rPr>
                                    <w:noProof/>
                                    <w:sz w:val="20"/>
                                    <w:szCs w:val="20"/>
                                  </w:rPr>
                                </w:pPr>
                                <w:bookmarkStart w:id="118" w:name="_Toc293226332"/>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w:t>
                                </w:r>
                                <w:r w:rsidRPr="002A0C89">
                                  <w:t xml:space="preserve">- Logeinträge anzeigen mit </w:t>
                                </w:r>
                                <w:proofErr w:type="spellStart"/>
                                <w:r w:rsidRPr="002A0C89">
                                  <w:t>LogCat</w:t>
                                </w:r>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87459" w:rsidRDefault="0068745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87459" w:rsidRPr="000500D7" w:rsidRDefault="00687459" w:rsidP="00013A58">
                          <w:pPr>
                            <w:pStyle w:val="Beschriftung"/>
                            <w:rPr>
                              <w:noProof/>
                              <w:sz w:val="20"/>
                              <w:szCs w:val="20"/>
                            </w:rPr>
                          </w:pPr>
                          <w:bookmarkStart w:id="119" w:name="_Toc293226332"/>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w:t>
                          </w:r>
                          <w:r w:rsidRPr="002A0C89">
                            <w:t xml:space="preserve">- Logeinträge anzeigen mit </w:t>
                          </w:r>
                          <w:proofErr w:type="spellStart"/>
                          <w:r w:rsidRPr="002A0C89">
                            <w:t>LogCat</w:t>
                          </w:r>
                          <w:bookmarkEnd w:id="119"/>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87459" w:rsidRDefault="0068745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120" w:name="_Toc293198270"/>
      <w:bookmarkStart w:id="121" w:name="_Ref293200898"/>
      <w:bookmarkStart w:id="122" w:name="_Ref293200910"/>
      <w:bookmarkStart w:id="123" w:name="_Toc293150289"/>
      <w:r>
        <w:lastRenderedPageBreak/>
        <w:t>Beschreibung der Packages</w:t>
      </w:r>
      <w:bookmarkEnd w:id="120"/>
      <w:bookmarkEnd w:id="121"/>
      <w:bookmarkEnd w:id="122"/>
      <w:bookmarkEnd w:id="123"/>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1049330D" w:rsidR="00135CF3" w:rsidRDefault="00135CF3" w:rsidP="00135CF3">
      <w:pPr>
        <w:pStyle w:val="berschrift2"/>
      </w:pPr>
      <w:bookmarkStart w:id="124" w:name="_Toc293198271"/>
      <w:bookmarkStart w:id="125" w:name="_Toc293150290"/>
      <w:r>
        <w:t>Package</w:t>
      </w:r>
      <w:r w:rsidR="007A0295">
        <w:t xml:space="preserve"> </w:t>
      </w:r>
      <w:proofErr w:type="spellStart"/>
      <w:r w:rsidR="007A0295">
        <w:t>interfaces</w:t>
      </w:r>
      <w:bookmarkEnd w:id="124"/>
      <w:bookmarkEnd w:id="125"/>
      <w:proofErr w:type="spellEnd"/>
    </w:p>
    <w:p w14:paraId="12A468AD" w14:textId="77777777" w:rsidR="001527CA" w:rsidRDefault="001527CA" w:rsidP="001527CA">
      <w:pPr>
        <w:pStyle w:val="berschrift3"/>
      </w:pPr>
      <w:bookmarkStart w:id="126" w:name="_Toc293198272"/>
      <w:bookmarkStart w:id="127" w:name="_Toc293150291"/>
      <w:r>
        <w:t>Beschreibung</w:t>
      </w:r>
      <w:bookmarkEnd w:id="126"/>
      <w:bookmarkEnd w:id="127"/>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128" w:name="_Toc293198273"/>
      <w:bookmarkStart w:id="129" w:name="_Toc293150292"/>
      <w:r>
        <w:t>Klassenstruktur</w:t>
      </w:r>
      <w:bookmarkEnd w:id="128"/>
      <w:bookmarkEnd w:id="129"/>
    </w:p>
    <w:p w14:paraId="5B4842DE"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7E3A261F" w14:textId="77777777" w:rsidR="00135CF3" w:rsidRDefault="00135CF3" w:rsidP="00135CF3">
      <w:r>
        <w:t xml:space="preserve">Value, </w:t>
      </w:r>
      <w:proofErr w:type="spellStart"/>
      <w:r>
        <w:t>By</w:t>
      </w:r>
      <w:proofErr w:type="spellEnd"/>
      <w:r>
        <w:t xml:space="preserve"> Reference)</w:t>
      </w:r>
      <w:r w:rsidR="00D175B8">
        <w:t>&gt;</w:t>
      </w:r>
    </w:p>
    <w:p w14:paraId="17D56D8C" w14:textId="77777777" w:rsidR="00135CF3" w:rsidRDefault="00135CF3" w:rsidP="00135CF3">
      <w:pPr>
        <w:pStyle w:val="berschrift3"/>
      </w:pPr>
      <w:bookmarkStart w:id="130" w:name="_Toc293198274"/>
      <w:bookmarkStart w:id="131" w:name="_Toc293150293"/>
      <w:r>
        <w:t>Architekturkonzepte für Package (falls vorhanden)</w:t>
      </w:r>
      <w:bookmarkEnd w:id="130"/>
      <w:bookmarkEnd w:id="131"/>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132" w:name="_Toc293198275"/>
      <w:bookmarkStart w:id="133" w:name="_Toc293150294"/>
      <w:r>
        <w:t>Klassenspezifikationen</w:t>
      </w:r>
      <w:bookmarkEnd w:id="132"/>
      <w:bookmarkEnd w:id="133"/>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134" w:name="_Ref293075122"/>
      <w:proofErr w:type="spellStart"/>
      <w:r>
        <w:t>C</w:t>
      </w:r>
      <w:r w:rsidR="00E22E5F">
        <w:t>on</w:t>
      </w:r>
      <w:r>
        <w:t>firmable</w:t>
      </w:r>
      <w:bookmarkEnd w:id="134"/>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135" w:name="_Ref293075004"/>
      <w:proofErr w:type="spellStart"/>
      <w:r>
        <w:t>Receivable</w:t>
      </w:r>
      <w:bookmarkEnd w:id="135"/>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lastRenderedPageBreak/>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136" w:name="_Ref293075145"/>
      <w:proofErr w:type="spellStart"/>
      <w:r>
        <w:t>Transmittable</w:t>
      </w:r>
      <w:bookmarkEnd w:id="136"/>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77777777" w:rsidR="00135CF3" w:rsidRDefault="00135CF3" w:rsidP="00135CF3">
      <w:pPr>
        <w:pStyle w:val="berschrift2"/>
      </w:pPr>
      <w:bookmarkStart w:id="137" w:name="_Toc293198276"/>
      <w:bookmarkStart w:id="138" w:name="_Toc293150295"/>
      <w:r>
        <w:t xml:space="preserve">Package </w:t>
      </w:r>
      <w:proofErr w:type="spellStart"/>
      <w:r w:rsidR="007576BF">
        <w:t>network</w:t>
      </w:r>
      <w:bookmarkEnd w:id="137"/>
      <w:bookmarkEnd w:id="138"/>
      <w:proofErr w:type="spellEnd"/>
    </w:p>
    <w:p w14:paraId="7F096020" w14:textId="77777777" w:rsidR="00172EE4" w:rsidRDefault="00172EE4" w:rsidP="00172EE4">
      <w:pPr>
        <w:pStyle w:val="berschrift3"/>
      </w:pPr>
      <w:bookmarkStart w:id="139" w:name="_Toc293198277"/>
      <w:bookmarkStart w:id="140" w:name="_Toc293150296"/>
      <w:r>
        <w:t>Beschreibung</w:t>
      </w:r>
      <w:bookmarkEnd w:id="139"/>
      <w:bookmarkEnd w:id="140"/>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141" w:name="_Toc293198278"/>
      <w:bookmarkStart w:id="142" w:name="_Toc293150297"/>
      <w:r>
        <w:t>Klassenstruktur</w:t>
      </w:r>
      <w:bookmarkEnd w:id="141"/>
      <w:bookmarkEnd w:id="142"/>
    </w:p>
    <w:p w14:paraId="06E7CE8C"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05EB8ED4" w14:textId="77777777" w:rsidR="00135CF3" w:rsidRDefault="00135CF3" w:rsidP="00135CF3">
      <w:r>
        <w:t xml:space="preserve">Value, </w:t>
      </w:r>
      <w:proofErr w:type="spellStart"/>
      <w:r>
        <w:t>By</w:t>
      </w:r>
      <w:proofErr w:type="spellEnd"/>
      <w:r>
        <w:t xml:space="preserve"> Reference)</w:t>
      </w:r>
      <w:r w:rsidR="00D175B8">
        <w:t>&gt;</w:t>
      </w:r>
    </w:p>
    <w:p w14:paraId="38D316CF" w14:textId="77777777" w:rsidR="00135CF3" w:rsidRDefault="00135CF3" w:rsidP="00135CF3">
      <w:pPr>
        <w:pStyle w:val="berschrift3"/>
      </w:pPr>
      <w:bookmarkStart w:id="143" w:name="_Toc293198279"/>
      <w:bookmarkStart w:id="144" w:name="_Toc293150298"/>
      <w:r>
        <w:t>Architekturkonzepte für Package (falls vorhanden)</w:t>
      </w:r>
      <w:bookmarkEnd w:id="143"/>
      <w:bookmarkEnd w:id="144"/>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145" w:name="_Toc293198280"/>
      <w:bookmarkStart w:id="146" w:name="_Toc293150299"/>
      <w:r>
        <w:t>Klassenspezifikationen</w:t>
      </w:r>
      <w:bookmarkEnd w:id="145"/>
      <w:bookmarkEnd w:id="146"/>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147" w:name="_Toc293198281"/>
      <w:bookmarkStart w:id="148" w:name="_Toc293150300"/>
      <w:r>
        <w:t>Interaktionen innerhalb Package (falls sinnvoll)</w:t>
      </w:r>
      <w:bookmarkEnd w:id="147"/>
      <w:bookmarkEnd w:id="148"/>
    </w:p>
    <w:p w14:paraId="55FEF7F9" w14:textId="77777777" w:rsidR="0015308D" w:rsidRPr="0015308D" w:rsidRDefault="0015308D" w:rsidP="0015308D"/>
    <w:p w14:paraId="317BE67F" w14:textId="45F27BD5" w:rsidR="00135CF3" w:rsidRDefault="00135CF3" w:rsidP="00135CF3">
      <w:pPr>
        <w:pStyle w:val="berschrift2"/>
      </w:pPr>
      <w:bookmarkStart w:id="149" w:name="_Toc293198282"/>
      <w:bookmarkStart w:id="150" w:name="_Toc293150301"/>
      <w:r>
        <w:t xml:space="preserve">Package </w:t>
      </w:r>
      <w:proofErr w:type="spellStart"/>
      <w:r w:rsidR="002A48C6">
        <w:t>models</w:t>
      </w:r>
      <w:bookmarkEnd w:id="149"/>
      <w:bookmarkEnd w:id="150"/>
      <w:proofErr w:type="spellEnd"/>
    </w:p>
    <w:p w14:paraId="79466435" w14:textId="77777777" w:rsidR="00E23DBD" w:rsidRDefault="00E23DBD" w:rsidP="00E23DBD">
      <w:pPr>
        <w:pStyle w:val="berschrift3"/>
      </w:pPr>
      <w:bookmarkStart w:id="151" w:name="_Toc293198283"/>
      <w:bookmarkStart w:id="152" w:name="_Toc293150302"/>
      <w:r>
        <w:t>Beschreibung</w:t>
      </w:r>
      <w:bookmarkEnd w:id="151"/>
      <w:bookmarkEnd w:id="152"/>
    </w:p>
    <w:p w14:paraId="1C7F4FCC" w14:textId="77777777" w:rsidR="00E23DBD" w:rsidRP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153" w:name="_Toc293198284"/>
      <w:bookmarkStart w:id="154" w:name="_Toc293150303"/>
      <w:r>
        <w:t>Klassenstruktur</w:t>
      </w:r>
      <w:bookmarkEnd w:id="153"/>
      <w:bookmarkEnd w:id="154"/>
    </w:p>
    <w:p w14:paraId="394C6B85"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43C5A4C2" w14:textId="77777777" w:rsidR="00135CF3" w:rsidRDefault="00135CF3" w:rsidP="00135CF3">
      <w:r>
        <w:t xml:space="preserve">Value, </w:t>
      </w:r>
      <w:proofErr w:type="spellStart"/>
      <w:r>
        <w:t>By</w:t>
      </w:r>
      <w:proofErr w:type="spellEnd"/>
      <w:r>
        <w:t xml:space="preserve"> Reference)</w:t>
      </w:r>
      <w:r w:rsidR="00D175B8">
        <w:t>&gt;</w:t>
      </w:r>
    </w:p>
    <w:p w14:paraId="104E7F58" w14:textId="77777777" w:rsidR="00135CF3" w:rsidRDefault="00135CF3" w:rsidP="00135CF3">
      <w:pPr>
        <w:pStyle w:val="berschrift3"/>
      </w:pPr>
      <w:bookmarkStart w:id="155" w:name="_Toc293198285"/>
      <w:bookmarkStart w:id="156" w:name="_Toc293150304"/>
      <w:r>
        <w:t>Architekturkonzepte für Package (falls vorhanden)</w:t>
      </w:r>
      <w:bookmarkEnd w:id="155"/>
      <w:bookmarkEnd w:id="15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157" w:name="_Toc293198286"/>
      <w:bookmarkStart w:id="158" w:name="_Toc293150305"/>
      <w:r>
        <w:t>Klassenspezifikationen</w:t>
      </w:r>
      <w:bookmarkEnd w:id="157"/>
      <w:bookmarkEnd w:id="15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159" w:name="_Toc293198287"/>
      <w:bookmarkStart w:id="160" w:name="_Toc293150306"/>
      <w:r>
        <w:t>Interaktionen innerhalb Package (falls sinnvoll)</w:t>
      </w:r>
      <w:bookmarkEnd w:id="159"/>
      <w:bookmarkEnd w:id="160"/>
    </w:p>
    <w:p w14:paraId="343299A5" w14:textId="28673154" w:rsidR="0013069F" w:rsidRDefault="003E2AE2" w:rsidP="0013069F">
      <w:pPr>
        <w:pStyle w:val="berschrift2"/>
      </w:pPr>
      <w:bookmarkStart w:id="161" w:name="_Toc293198288"/>
      <w:bookmarkStart w:id="162" w:name="_Toc293150307"/>
      <w:r>
        <w:t xml:space="preserve">Package </w:t>
      </w:r>
      <w:proofErr w:type="spellStart"/>
      <w:r>
        <w:t>database</w:t>
      </w:r>
      <w:bookmarkEnd w:id="161"/>
      <w:bookmarkEnd w:id="162"/>
      <w:proofErr w:type="spellEnd"/>
    </w:p>
    <w:p w14:paraId="143D3047" w14:textId="77777777" w:rsidR="000257C2" w:rsidRDefault="000257C2" w:rsidP="000257C2">
      <w:pPr>
        <w:pStyle w:val="berschrift3"/>
      </w:pPr>
      <w:bookmarkStart w:id="163" w:name="_Toc293198289"/>
      <w:bookmarkStart w:id="164" w:name="_Toc293150308"/>
      <w:r>
        <w:t>Beschreibung</w:t>
      </w:r>
      <w:bookmarkEnd w:id="163"/>
      <w:bookmarkEnd w:id="164"/>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165" w:name="_Toc293198290"/>
      <w:bookmarkStart w:id="166" w:name="_Toc293150309"/>
      <w:r>
        <w:t>Klassenstruktur</w:t>
      </w:r>
      <w:bookmarkEnd w:id="165"/>
      <w:bookmarkEnd w:id="166"/>
    </w:p>
    <w:p w14:paraId="49E29BC8" w14:textId="77777777" w:rsidR="0013069F" w:rsidRDefault="0013069F" w:rsidP="0013069F">
      <w:r>
        <w:t>&lt;• Klassendiagramm mit Design-Information wie Zugriffsebenen, Navigationspfaden, Containment (</w:t>
      </w:r>
      <w:proofErr w:type="spellStart"/>
      <w:r>
        <w:t>By</w:t>
      </w:r>
      <w:proofErr w:type="spellEnd"/>
    </w:p>
    <w:p w14:paraId="157F32E2" w14:textId="77777777" w:rsidR="0013069F" w:rsidRDefault="0013069F" w:rsidP="0013069F">
      <w:r>
        <w:t xml:space="preserve">Value, </w:t>
      </w:r>
      <w:proofErr w:type="spellStart"/>
      <w:r>
        <w:t>By</w:t>
      </w:r>
      <w:proofErr w:type="spellEnd"/>
      <w:r>
        <w:t xml:space="preserve"> Reference)&gt;</w:t>
      </w:r>
    </w:p>
    <w:p w14:paraId="4BCFB8CE" w14:textId="77777777" w:rsidR="0013069F" w:rsidRDefault="0013069F" w:rsidP="0013069F">
      <w:pPr>
        <w:pStyle w:val="berschrift3"/>
      </w:pPr>
      <w:bookmarkStart w:id="167" w:name="_Toc293198291"/>
      <w:bookmarkStart w:id="168" w:name="_Toc293150310"/>
      <w:r>
        <w:lastRenderedPageBreak/>
        <w:t>Architekturkonzepte für Package (falls vorhanden)</w:t>
      </w:r>
      <w:bookmarkEnd w:id="167"/>
      <w:bookmarkEnd w:id="168"/>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69" w:name="_Toc293198292"/>
      <w:bookmarkStart w:id="170" w:name="_Toc293150311"/>
      <w:r>
        <w:t>Klassenspezifikationen</w:t>
      </w:r>
      <w:bookmarkEnd w:id="169"/>
      <w:bookmarkEnd w:id="170"/>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71" w:name="_Toc293198293"/>
      <w:bookmarkStart w:id="172" w:name="_Toc293150312"/>
      <w:r>
        <w:t>Interaktionen innerhalb Package (falls sinnvoll)</w:t>
      </w:r>
      <w:bookmarkEnd w:id="171"/>
      <w:bookmarkEnd w:id="172"/>
    </w:p>
    <w:p w14:paraId="0D871E3A" w14:textId="77777777" w:rsidR="00AA6430" w:rsidRDefault="00AA6430" w:rsidP="00AA6430">
      <w:pPr>
        <w:pStyle w:val="berschrift2"/>
      </w:pPr>
      <w:bookmarkStart w:id="173" w:name="_Toc293198294"/>
      <w:bookmarkStart w:id="174" w:name="_Toc293150313"/>
      <w:r>
        <w:t xml:space="preserve">Package </w:t>
      </w:r>
      <w:proofErr w:type="spellStart"/>
      <w:r>
        <w:t>services</w:t>
      </w:r>
      <w:bookmarkEnd w:id="173"/>
      <w:bookmarkEnd w:id="174"/>
      <w:proofErr w:type="spellEnd"/>
    </w:p>
    <w:p w14:paraId="139F4335" w14:textId="77777777" w:rsidR="0008161E" w:rsidRDefault="0008161E" w:rsidP="0008161E">
      <w:pPr>
        <w:pStyle w:val="berschrift3"/>
      </w:pPr>
      <w:bookmarkStart w:id="175" w:name="_Toc293198295"/>
      <w:bookmarkStart w:id="176" w:name="_Toc293150314"/>
      <w:r>
        <w:t>Beschreibung</w:t>
      </w:r>
      <w:bookmarkEnd w:id="175"/>
      <w:bookmarkEnd w:id="176"/>
    </w:p>
    <w:p w14:paraId="5FE1FB34" w14:textId="77777777" w:rsidR="00451BAF" w:rsidRPr="0008161E" w:rsidRDefault="00451BAF" w:rsidP="0008161E">
      <w:r>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177" w:name="_Toc293198296"/>
      <w:bookmarkStart w:id="178" w:name="_Toc293150315"/>
      <w:r>
        <w:t>Klassenstruktur</w:t>
      </w:r>
      <w:bookmarkEnd w:id="177"/>
      <w:bookmarkEnd w:id="178"/>
    </w:p>
    <w:p w14:paraId="68B45C76" w14:textId="77777777" w:rsidR="00AA6430" w:rsidRDefault="00AA6430" w:rsidP="00AA6430">
      <w:r>
        <w:t>&lt;• Klassendiagramm mit Design-Information wie Zugriffsebenen, Navigationspfaden, Containment (</w:t>
      </w:r>
      <w:proofErr w:type="spellStart"/>
      <w:r>
        <w:t>By</w:t>
      </w:r>
      <w:proofErr w:type="spellEnd"/>
    </w:p>
    <w:p w14:paraId="6A4C0CD5" w14:textId="77777777" w:rsidR="00AA6430" w:rsidRDefault="00AA6430" w:rsidP="00AA6430">
      <w:r>
        <w:t xml:space="preserve">Value, </w:t>
      </w:r>
      <w:proofErr w:type="spellStart"/>
      <w:r>
        <w:t>By</w:t>
      </w:r>
      <w:proofErr w:type="spellEnd"/>
      <w:r>
        <w:t xml:space="preserve"> Reference)&gt;</w:t>
      </w:r>
    </w:p>
    <w:p w14:paraId="02952BC9" w14:textId="77777777" w:rsidR="00AA6430" w:rsidRDefault="00AA6430" w:rsidP="00AA6430">
      <w:pPr>
        <w:pStyle w:val="berschrift3"/>
      </w:pPr>
      <w:bookmarkStart w:id="179" w:name="_Toc293198297"/>
      <w:bookmarkStart w:id="180" w:name="_Toc293150316"/>
      <w:r>
        <w:t>Architekturkonzepte für Package (falls vorhanden)</w:t>
      </w:r>
      <w:bookmarkEnd w:id="179"/>
      <w:bookmarkEnd w:id="18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77777777"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81" w:name="_Toc293198298"/>
      <w:bookmarkStart w:id="182" w:name="_Toc293150317"/>
      <w:r>
        <w:t>Klassenspezifikationen</w:t>
      </w:r>
      <w:bookmarkEnd w:id="181"/>
      <w:bookmarkEnd w:id="182"/>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lastRenderedPageBreak/>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77777777" w:rsidR="000E735C" w:rsidRPr="000E735C" w:rsidRDefault="000E735C" w:rsidP="000E735C"/>
    <w:p w14:paraId="7EC8A194" w14:textId="77777777" w:rsidR="00AA6430" w:rsidRDefault="00AA6430" w:rsidP="00AA6430">
      <w:pPr>
        <w:pStyle w:val="berschrift3"/>
      </w:pPr>
      <w:bookmarkStart w:id="183" w:name="_Toc293198299"/>
      <w:bookmarkStart w:id="184" w:name="_Toc293150318"/>
      <w:r>
        <w:t>Interaktionen innerhalb Package (falls sinnvoll)</w:t>
      </w:r>
      <w:bookmarkEnd w:id="183"/>
      <w:bookmarkEnd w:id="184"/>
    </w:p>
    <w:p w14:paraId="71EBB8E7" w14:textId="77777777" w:rsidR="008A4B86" w:rsidRDefault="008A4B86" w:rsidP="008A4B86">
      <w:pPr>
        <w:pStyle w:val="berschrift2"/>
      </w:pPr>
      <w:bookmarkStart w:id="185" w:name="_Toc293198300"/>
      <w:bookmarkStart w:id="186" w:name="_Toc293150319"/>
      <w:r>
        <w:t xml:space="preserve">Package </w:t>
      </w:r>
      <w:proofErr w:type="spellStart"/>
      <w:r>
        <w:t>gui</w:t>
      </w:r>
      <w:proofErr w:type="spellEnd"/>
      <w:r>
        <w:t>/gen</w:t>
      </w:r>
      <w:bookmarkEnd w:id="185"/>
      <w:bookmarkEnd w:id="186"/>
    </w:p>
    <w:p w14:paraId="7B2165C8" w14:textId="77777777" w:rsidR="00586292" w:rsidRDefault="00586292" w:rsidP="00586292">
      <w:pPr>
        <w:pStyle w:val="berschrift3"/>
      </w:pPr>
      <w:bookmarkStart w:id="187" w:name="_Toc293198301"/>
      <w:bookmarkStart w:id="188" w:name="_Toc293150320"/>
      <w:r>
        <w:t>Beschreibung</w:t>
      </w:r>
      <w:bookmarkEnd w:id="187"/>
      <w:bookmarkEnd w:id="188"/>
    </w:p>
    <w:p w14:paraId="4B4AB133" w14:textId="77777777" w:rsidR="00C9706B" w:rsidRPr="00586292" w:rsidRDefault="00C9706B" w:rsidP="00586292">
      <w:r>
        <w:lastRenderedPageBreak/>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89" w:name="_Toc293198302"/>
      <w:bookmarkStart w:id="190" w:name="_Toc293150321"/>
      <w:r>
        <w:t>Klassenstruktur</w:t>
      </w:r>
      <w:bookmarkEnd w:id="189"/>
      <w:bookmarkEnd w:id="190"/>
    </w:p>
    <w:p w14:paraId="50F6BFC3" w14:textId="77777777" w:rsidR="008A4B86" w:rsidRDefault="008A4B86" w:rsidP="008A4B86">
      <w:r>
        <w:t>&lt;• Klassendiagramm mit Design-Information wie Zugriffsebenen, Navigationspfaden, Containment (</w:t>
      </w:r>
      <w:proofErr w:type="spellStart"/>
      <w:r>
        <w:t>By</w:t>
      </w:r>
      <w:proofErr w:type="spellEnd"/>
    </w:p>
    <w:p w14:paraId="25278AA9" w14:textId="77777777" w:rsidR="008A4B86" w:rsidRDefault="008A4B86" w:rsidP="008A4B86">
      <w:r>
        <w:t xml:space="preserve">Value, </w:t>
      </w:r>
      <w:proofErr w:type="spellStart"/>
      <w:r>
        <w:t>By</w:t>
      </w:r>
      <w:proofErr w:type="spellEnd"/>
      <w:r>
        <w:t xml:space="preserve"> Reference)&gt;</w:t>
      </w:r>
    </w:p>
    <w:p w14:paraId="78FF41AB" w14:textId="77777777" w:rsidR="008A4B86" w:rsidRDefault="008A4B86" w:rsidP="008A4B86">
      <w:pPr>
        <w:pStyle w:val="berschrift3"/>
      </w:pPr>
      <w:bookmarkStart w:id="191" w:name="_Toc293198303"/>
      <w:bookmarkStart w:id="192" w:name="_Toc293150322"/>
      <w:r>
        <w:t>Architekturkonzepte für Package (falls vorhanden)</w:t>
      </w:r>
      <w:bookmarkEnd w:id="191"/>
      <w:bookmarkEnd w:id="192"/>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93" w:name="_Toc293198304"/>
      <w:bookmarkStart w:id="194" w:name="_Toc293150323"/>
      <w:r>
        <w:t>Klassenspezifikationen</w:t>
      </w:r>
      <w:bookmarkEnd w:id="193"/>
      <w:bookmarkEnd w:id="194"/>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95" w:name="_Toc293198305"/>
      <w:bookmarkStart w:id="196" w:name="_Toc293150324"/>
      <w:r>
        <w:t>Interaktionen innerhalb Package (falls sinnvoll)</w:t>
      </w:r>
      <w:bookmarkEnd w:id="195"/>
      <w:bookmarkEnd w:id="196"/>
    </w:p>
    <w:p w14:paraId="76275FDE" w14:textId="77777777" w:rsidR="008A4B86" w:rsidRDefault="00BE08B2" w:rsidP="008A4B86">
      <w:pPr>
        <w:pStyle w:val="berschrift2"/>
      </w:pPr>
      <w:bookmarkStart w:id="197" w:name="_Toc293198306"/>
      <w:bookmarkStart w:id="198" w:name="_Toc293150325"/>
      <w:r>
        <w:t xml:space="preserve">Package </w:t>
      </w:r>
      <w:proofErr w:type="spellStart"/>
      <w:r>
        <w:t>activities</w:t>
      </w:r>
      <w:bookmarkEnd w:id="197"/>
      <w:bookmarkEnd w:id="198"/>
      <w:proofErr w:type="spellEnd"/>
    </w:p>
    <w:p w14:paraId="5F95CCF2" w14:textId="77777777" w:rsidR="00A56DC5" w:rsidRDefault="00A56DC5" w:rsidP="00A56DC5">
      <w:pPr>
        <w:pStyle w:val="berschrift3"/>
      </w:pPr>
      <w:bookmarkStart w:id="199" w:name="_Toc293198307"/>
      <w:bookmarkStart w:id="200" w:name="_Toc293150326"/>
      <w:r>
        <w:t>Beschreibung</w:t>
      </w:r>
      <w:bookmarkEnd w:id="199"/>
      <w:bookmarkEnd w:id="200"/>
    </w:p>
    <w:p w14:paraId="10E43F27" w14:textId="77777777" w:rsidR="005659C6" w:rsidRPr="00A56DC5"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201" w:name="_Toc293198308"/>
      <w:bookmarkStart w:id="202" w:name="_Toc293150327"/>
      <w:r>
        <w:t>Klassenstruktur</w:t>
      </w:r>
      <w:bookmarkEnd w:id="201"/>
      <w:bookmarkEnd w:id="202"/>
    </w:p>
    <w:p w14:paraId="77762A89" w14:textId="77777777" w:rsidR="008A4B86" w:rsidRDefault="008A4B86" w:rsidP="008A4B86">
      <w:r>
        <w:t>&lt;• Klassendiagramm mit Design-Information wie Zugriffsebenen, Navigationspfaden, Containment (</w:t>
      </w:r>
      <w:proofErr w:type="spellStart"/>
      <w:r>
        <w:t>By</w:t>
      </w:r>
      <w:proofErr w:type="spellEnd"/>
    </w:p>
    <w:p w14:paraId="0B4AB2F9" w14:textId="77777777" w:rsidR="008A4B86" w:rsidRDefault="008A4B86" w:rsidP="008A4B86">
      <w:r>
        <w:t xml:space="preserve">Value, </w:t>
      </w:r>
      <w:proofErr w:type="spellStart"/>
      <w:r>
        <w:t>By</w:t>
      </w:r>
      <w:proofErr w:type="spellEnd"/>
      <w:r>
        <w:t xml:space="preserve"> Reference)&gt;</w:t>
      </w:r>
    </w:p>
    <w:p w14:paraId="4BC0AED5" w14:textId="77777777" w:rsidR="008A4B86" w:rsidRDefault="008A4B86" w:rsidP="008A4B86">
      <w:pPr>
        <w:pStyle w:val="berschrift3"/>
      </w:pPr>
      <w:bookmarkStart w:id="203" w:name="_Toc293198309"/>
      <w:bookmarkStart w:id="204" w:name="_Toc293150328"/>
      <w:r>
        <w:t>Architekturkonzepte für Package (falls vorhanden)</w:t>
      </w:r>
      <w:bookmarkEnd w:id="203"/>
      <w:bookmarkEnd w:id="20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205" w:name="_Toc293198310"/>
      <w:bookmarkStart w:id="206" w:name="_Toc293150329"/>
      <w:r>
        <w:t>Klassenspezifikationen</w:t>
      </w:r>
      <w:bookmarkEnd w:id="205"/>
      <w:bookmarkEnd w:id="20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207" w:name="_Toc293198311"/>
      <w:bookmarkStart w:id="208" w:name="_Toc293150330"/>
      <w:r>
        <w:lastRenderedPageBreak/>
        <w:t>Interaktionen innerhalb Package (falls sinnvoll)</w:t>
      </w:r>
      <w:bookmarkEnd w:id="207"/>
      <w:bookmarkEnd w:id="208"/>
    </w:p>
    <w:p w14:paraId="644BC014" w14:textId="77777777" w:rsidR="00135CF3" w:rsidRPr="00135CF3" w:rsidRDefault="00135CF3" w:rsidP="00135CF3"/>
    <w:p w14:paraId="26863D91" w14:textId="77777777" w:rsidR="00C3058C" w:rsidRDefault="00C3058C" w:rsidP="00457464">
      <w:pPr>
        <w:pStyle w:val="berschrift1"/>
        <w:sectPr w:rsidR="00C3058C" w:rsidSect="008E328B">
          <w:headerReference w:type="default" r:id="rId45"/>
          <w:footerReference w:type="default" r:id="rId46"/>
          <w:headerReference w:type="first" r:id="rId47"/>
          <w:footerReference w:type="first" r:id="rId48"/>
          <w:pgSz w:w="11906" w:h="16838"/>
          <w:pgMar w:top="1417" w:right="1417" w:bottom="1134" w:left="1417" w:header="708" w:footer="708" w:gutter="0"/>
          <w:pgNumType w:start="0"/>
          <w:cols w:space="708"/>
          <w:titlePg/>
          <w:docGrid w:linePitch="360"/>
        </w:sectPr>
      </w:pPr>
      <w:bookmarkStart w:id="209" w:name="_Toc293198312"/>
      <w:bookmarkStart w:id="210" w:name="_Toc293150331"/>
    </w:p>
    <w:p w14:paraId="4914AAF0" w14:textId="77777777" w:rsidR="00457464" w:rsidRDefault="00457464" w:rsidP="00457464">
      <w:pPr>
        <w:pStyle w:val="berschrift1"/>
      </w:pPr>
      <w:r>
        <w:lastRenderedPageBreak/>
        <w:t xml:space="preserve">Real </w:t>
      </w:r>
      <w:proofErr w:type="spellStart"/>
      <w:r>
        <w:t>Use</w:t>
      </w:r>
      <w:proofErr w:type="spellEnd"/>
      <w:r>
        <w:t xml:space="preserve"> Cases</w:t>
      </w:r>
      <w:bookmarkEnd w:id="209"/>
      <w:bookmarkEnd w:id="210"/>
    </w:p>
    <w:p w14:paraId="1415FC14" w14:textId="0E6BBC91" w:rsidR="008272C1" w:rsidRDefault="008272C1" w:rsidP="00846243">
      <w:r>
        <w:t xml:space="preserve">Für die Anwendung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rsidR="005614C0">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2A743DD8" w14:textId="613C888F" w:rsidR="008272C1" w:rsidRDefault="00EA6CD5" w:rsidP="00EA6CD5">
      <w:pPr>
        <w:pStyle w:val="berschrift2"/>
      </w:pPr>
      <w:r>
        <w:t xml:space="preserve">Beschreibung Interaktionsdiagramm Authentifizierung </w:t>
      </w:r>
    </w:p>
    <w:p w14:paraId="5092B067" w14:textId="77777777" w:rsidR="00EA6CD5" w:rsidRPr="00EA6CD5" w:rsidRDefault="00EA6CD5" w:rsidP="00EA6CD5"/>
    <w:p w14:paraId="6A4FCB5C" w14:textId="12397A77" w:rsidR="00EA6CD5" w:rsidRDefault="00EA6CD5" w:rsidP="00EA6CD5">
      <w:pPr>
        <w:pStyle w:val="berschrift2"/>
      </w:pPr>
      <w:r>
        <w:t>Beschreibung Interaktionsdiagramm Stundeneintrag erfassen</w:t>
      </w:r>
    </w:p>
    <w:p w14:paraId="26863896" w14:textId="77777777" w:rsidR="00EA6CD5" w:rsidRPr="00EA6CD5" w:rsidRDefault="00EA6CD5" w:rsidP="00EA6CD5"/>
    <w:p w14:paraId="22F4E53D" w14:textId="77777777" w:rsidR="00846243" w:rsidRDefault="00846243" w:rsidP="00846243">
      <w:r>
        <w:t xml:space="preserve">&lt;• Interaktionsdiagramme für </w:t>
      </w:r>
      <w:proofErr w:type="spellStart"/>
      <w:r>
        <w:t>Use</w:t>
      </w:r>
      <w:proofErr w:type="spellEnd"/>
      <w:r>
        <w:t xml:space="preserve"> Cases bzw. Systemoperationen</w:t>
      </w:r>
    </w:p>
    <w:p w14:paraId="280B0FFB" w14:textId="77777777" w:rsidR="00846243" w:rsidRDefault="00846243" w:rsidP="00846243">
      <w:r>
        <w:t>• Wenn nur Interaktionen, in einem Package gezeigt (z.B. Domain), dann auch als 4.1</w:t>
      </w:r>
      <w:r w:rsidRPr="00457464">
        <w:t>.4</w:t>
      </w:r>
      <w:r w:rsidRPr="00457464">
        <w:tab/>
        <w:t>Interaktionen in</w:t>
      </w:r>
      <w:r>
        <w:t>nerhalb Package&gt;</w:t>
      </w:r>
    </w:p>
    <w:p w14:paraId="22611D16" w14:textId="77777777" w:rsidR="00A775BC" w:rsidRDefault="00A775BC">
      <w:r>
        <w:br w:type="page"/>
      </w:r>
    </w:p>
    <w:p w14:paraId="067924BD" w14:textId="77777777" w:rsidR="00950FFC" w:rsidRDefault="00950FFC" w:rsidP="00A775BC">
      <w:pPr>
        <w:pStyle w:val="berschrift2"/>
        <w:sectPr w:rsidR="00950FFC" w:rsidSect="00950FFC">
          <w:pgSz w:w="11906" w:h="16838"/>
          <w:pgMar w:top="1134" w:right="1417" w:bottom="1417" w:left="1417" w:header="708" w:footer="708" w:gutter="0"/>
          <w:cols w:space="708"/>
          <w:titlePg/>
          <w:docGrid w:linePitch="360"/>
        </w:sectPr>
      </w:pPr>
    </w:p>
    <w:p w14:paraId="639DC44B" w14:textId="63D4A31F" w:rsidR="008D3B4B" w:rsidRDefault="00A775BC" w:rsidP="00115780">
      <w:pPr>
        <w:pStyle w:val="berschrift2"/>
      </w:pPr>
      <w:r>
        <w:lastRenderedPageBreak/>
        <w:t xml:space="preserve">Interaktionsdiagramm Authentifizierung auf </w:t>
      </w:r>
      <w:proofErr w:type="spellStart"/>
      <w:r>
        <w:t>Android</w:t>
      </w:r>
      <w:proofErr w:type="spellEnd"/>
      <w:r>
        <w:t xml:space="preserve"> Client</w:t>
      </w:r>
    </w:p>
    <w:p w14:paraId="36806CA7" w14:textId="77777777" w:rsidR="008D3B4B" w:rsidRDefault="00A775BC" w:rsidP="00457464">
      <w:r>
        <w:rPr>
          <w:noProof/>
          <w:lang w:eastAsia="de-CH"/>
        </w:rPr>
        <mc:AlternateContent>
          <mc:Choice Requires="wpg">
            <w:drawing>
              <wp:anchor distT="0" distB="0" distL="114300" distR="114300" simplePos="0" relativeHeight="251712512" behindDoc="0" locked="0" layoutInCell="1" allowOverlap="1" wp14:anchorId="4266B787" wp14:editId="0E785CF6">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5FAC8FCE" w14:textId="13649392" w:rsidR="00687459" w:rsidRPr="00BC12AD" w:rsidRDefault="00687459" w:rsidP="00A775BC">
                              <w:pPr>
                                <w:pStyle w:val="Beschriftung"/>
                                <w:rPr>
                                  <w:noProof/>
                                  <w:sz w:val="20"/>
                                  <w:szCs w:val="20"/>
                                </w:rPr>
                              </w:pPr>
                              <w:bookmarkStart w:id="211" w:name="_Toc29322633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Sequenzdiagramm Authentifizierung</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3" style="position:absolute;margin-left:-4.2pt;margin-top:27.5pt;width:731.25pt;height:417.25pt;z-index:251712512"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phbS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e7Hr003Kn8GSIyCusOgtprdCrj+nlq3&#10;pgaeLFDCM+y+waeoVJsFqpcCUirz85we7aG4sBuQFp7ALLA/Gopjr/osoez4Xg6CGYTNIMimXino&#10;KhhfEI0X4YBx1SAWRtXfgRVLvAW2qGRwVxa4QVy57iGG153x5dIbddPzXj5omLndJEGYH/ffqdE9&#10;7x2U96saiEXTI/p3tr6b9RI68Fb43kBgOxSB7bgAknvJv60gvXm8X6+91ct/K1f/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">
                <v:shape id="Grafik 61" o:spid="_x0000_s1054"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50" o:title=""/>
                  <v:path arrowok="t"/>
                </v:shape>
                <v:shape id="Textfeld 62" o:spid="_x0000_s1055"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5FAC8FCE" w14:textId="13649392" w:rsidR="00687459" w:rsidRPr="00BC12AD" w:rsidRDefault="00687459" w:rsidP="00A775BC">
                        <w:pPr>
                          <w:pStyle w:val="Beschriftung"/>
                          <w:rPr>
                            <w:noProof/>
                            <w:sz w:val="20"/>
                            <w:szCs w:val="20"/>
                          </w:rPr>
                        </w:pPr>
                        <w:bookmarkStart w:id="212" w:name="_Toc29322633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Sequenzdiagramm Authentifizierung</w:t>
                        </w:r>
                        <w:bookmarkEnd w:id="212"/>
                      </w:p>
                    </w:txbxContent>
                  </v:textbox>
                </v:shape>
                <w10:wrap type="topAndBottom"/>
              </v:group>
            </w:pict>
          </mc:Fallback>
        </mc:AlternateContent>
      </w:r>
      <w:r w:rsidR="00846243">
        <w:t>Das nachfolgende Interaktionsdiagramm zeigt den Ablauf einer Authentifizierung falls der Mitarbeiter auf die Schaltfläche „Login“ drückt.</w:t>
      </w:r>
    </w:p>
    <w:p w14:paraId="713DE6E2" w14:textId="77777777" w:rsidR="00C3058C" w:rsidRDefault="00C3058C" w:rsidP="001D1FCF">
      <w:pPr>
        <w:pStyle w:val="berschrift1"/>
        <w:sectPr w:rsidR="00C3058C" w:rsidSect="00950FFC">
          <w:pgSz w:w="16838" w:h="11906" w:orient="landscape"/>
          <w:pgMar w:top="1417" w:right="1417" w:bottom="1417" w:left="1134" w:header="708" w:footer="708" w:gutter="0"/>
          <w:cols w:space="708"/>
          <w:titlePg/>
          <w:docGrid w:linePitch="360"/>
        </w:sectPr>
      </w:pPr>
      <w:bookmarkStart w:id="213" w:name="_Toc293150332"/>
    </w:p>
    <w:p w14:paraId="64E29181" w14:textId="0650A35D" w:rsidR="0075083D" w:rsidRDefault="0075083D" w:rsidP="0075083D">
      <w:pPr>
        <w:pStyle w:val="berschrift2"/>
      </w:pPr>
      <w:r>
        <w:lastRenderedPageBreak/>
        <w:t>Interaktionsdiagramm Stundeneintrag erfassen</w:t>
      </w:r>
    </w:p>
    <w:p w14:paraId="04BF4848" w14:textId="765A8908" w:rsidR="007A62E8" w:rsidRDefault="005614C0">
      <w:r>
        <w:t>Die folgende Darstellung zeigt den Prozess bzw. die Interaktion zwischen den verschiedenen</w:t>
      </w:r>
      <w:r w:rsidR="00382F1B">
        <w:t xml:space="preserve"> Objekten, wenn der Benutzer</w:t>
      </w:r>
      <w:r>
        <w:t xml:space="preserve">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73FB24CA" w14:textId="28815974" w:rsidR="007A62E8" w:rsidRDefault="00950FFC">
      <w:pPr>
        <w:rPr>
          <w:b/>
          <w:bCs/>
          <w:color w:val="FFFFFF" w:themeColor="background1"/>
          <w:spacing w:val="15"/>
          <w:sz w:val="22"/>
          <w:szCs w:val="22"/>
        </w:rPr>
      </w:pPr>
      <w:r>
        <w:rPr>
          <w:noProof/>
          <w:lang w:eastAsia="de-CH"/>
        </w:rPr>
        <mc:AlternateContent>
          <mc:Choice Requires="wpg">
            <w:drawing>
              <wp:anchor distT="0" distB="0" distL="114300" distR="114300" simplePos="0" relativeHeight="251714560" behindDoc="0" locked="0" layoutInCell="1" allowOverlap="1" wp14:anchorId="05518093" wp14:editId="1AA18C19">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5F4F8D7D" w14:textId="13679E5B" w:rsidR="00687459" w:rsidRPr="00AC4D02" w:rsidRDefault="00687459" w:rsidP="00950FFC">
                              <w:pPr>
                                <w:pStyle w:val="Beschriftung"/>
                                <w:rPr>
                                  <w:noProof/>
                                  <w:sz w:val="20"/>
                                  <w:szCs w:val="20"/>
                                </w:rPr>
                              </w:pPr>
                              <w:bookmarkStart w:id="214" w:name="_Toc293226334"/>
                              <w:r>
                                <w:t>Abbi</w:t>
                              </w:r>
                              <w:bookmarkStart w:id="215" w:name="_GoBack"/>
                              <w:r>
                                <w:t xml:space="preserve">ldung </w:t>
                              </w:r>
                              <w:r>
                                <w:fldChar w:fldCharType="begin"/>
                              </w:r>
                              <w:r>
                                <w:instrText xml:space="preserve"> SEQ Abbildung \* ARABIC </w:instrText>
                              </w:r>
                              <w:r>
                                <w:fldChar w:fldCharType="separate"/>
                              </w:r>
                              <w:r>
                                <w:rPr>
                                  <w:noProof/>
                                </w:rPr>
                                <w:t>23</w:t>
                              </w:r>
                              <w:r>
                                <w:rPr>
                                  <w:noProof/>
                                </w:rPr>
                                <w:fldChar w:fldCharType="end"/>
                              </w:r>
                              <w:r>
                                <w:t xml:space="preserve"> - Interaktionsdiagramm Stundeneintrag erfassen</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56" style="position:absolute;margin-left:-15.35pt;margin-top:21pt;width:486pt;height:528.25pt;z-index:251714560"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">
                <v:shape id="Grafik 64" o:spid="_x0000_s1057"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52" o:title=""/>
                  <v:path arrowok="t"/>
                </v:shape>
                <v:shape id="Textfeld 65" o:spid="_x0000_s1058"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5F4F8D7D" w14:textId="13679E5B" w:rsidR="00687459" w:rsidRPr="00AC4D02" w:rsidRDefault="00687459" w:rsidP="00950FFC">
                        <w:pPr>
                          <w:pStyle w:val="Beschriftung"/>
                          <w:rPr>
                            <w:noProof/>
                            <w:sz w:val="20"/>
                            <w:szCs w:val="20"/>
                          </w:rPr>
                        </w:pPr>
                        <w:bookmarkStart w:id="216" w:name="_Toc293226334"/>
                        <w:r>
                          <w:t>Abbi</w:t>
                        </w:r>
                        <w:bookmarkStart w:id="217" w:name="_GoBack"/>
                        <w:r>
                          <w:t xml:space="preserve">ldung </w:t>
                        </w:r>
                        <w:r>
                          <w:fldChar w:fldCharType="begin"/>
                        </w:r>
                        <w:r>
                          <w:instrText xml:space="preserve"> SEQ Abbildung \* ARABIC </w:instrText>
                        </w:r>
                        <w:r>
                          <w:fldChar w:fldCharType="separate"/>
                        </w:r>
                        <w:r>
                          <w:rPr>
                            <w:noProof/>
                          </w:rPr>
                          <w:t>23</w:t>
                        </w:r>
                        <w:r>
                          <w:rPr>
                            <w:noProof/>
                          </w:rPr>
                          <w:fldChar w:fldCharType="end"/>
                        </w:r>
                        <w:r>
                          <w:t xml:space="preserve"> - Interaktionsdiagramm Stundeneintrag erfassen</w:t>
                        </w:r>
                        <w:bookmarkEnd w:id="216"/>
                        <w:bookmarkEnd w:id="217"/>
                      </w:p>
                    </w:txbxContent>
                  </v:textbox>
                </v:shape>
              </v:group>
            </w:pict>
          </mc:Fallback>
        </mc:AlternateContent>
      </w:r>
      <w:r w:rsidR="007A62E8">
        <w:br w:type="page"/>
      </w:r>
    </w:p>
    <w:p w14:paraId="6164E162" w14:textId="77777777" w:rsidR="00DD5A17" w:rsidRDefault="001D2820" w:rsidP="001D1FCF">
      <w:pPr>
        <w:pStyle w:val="berschrift1"/>
      </w:pPr>
      <w:bookmarkStart w:id="218" w:name="_Toc293198313"/>
      <w:r>
        <w:lastRenderedPageBreak/>
        <w:t>Pr</w:t>
      </w:r>
      <w:r w:rsidR="00DD5A17">
        <w:t>ozesse und Threads</w:t>
      </w:r>
      <w:bookmarkEnd w:id="213"/>
      <w:bookmarkEnd w:id="21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219" w:name="_Toc293198314"/>
      <w:bookmarkStart w:id="220" w:name="_Toc293150333"/>
      <w:r>
        <w:t>Server</w:t>
      </w:r>
      <w:bookmarkEnd w:id="219"/>
      <w:bookmarkEnd w:id="220"/>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221" w:name="_Toc293198315"/>
      <w:bookmarkStart w:id="222" w:name="_Toc293150334"/>
      <w:r>
        <w:t>Client</w:t>
      </w:r>
      <w:bookmarkEnd w:id="221"/>
      <w:bookmarkEnd w:id="222"/>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223" w:name="_Toc293198316"/>
      <w:bookmarkStart w:id="224" w:name="_Toc293150335"/>
      <w:proofErr w:type="spellStart"/>
      <w:r>
        <w:t>Activity</w:t>
      </w:r>
      <w:bookmarkEnd w:id="223"/>
      <w:bookmarkEnd w:id="224"/>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225" w:name="_Toc293198317"/>
      <w:bookmarkStart w:id="226" w:name="_Toc293150336"/>
      <w:r>
        <w:t>Synchronisationsservice</w:t>
      </w:r>
      <w:bookmarkEnd w:id="225"/>
      <w:bookmarkEnd w:id="226"/>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227" w:name="_Toc293198318"/>
      <w:bookmarkStart w:id="228" w:name="_Toc293150337"/>
      <w:r>
        <w:lastRenderedPageBreak/>
        <w:t>Datenspeicherung</w:t>
      </w:r>
      <w:bookmarkEnd w:id="227"/>
      <w:bookmarkEnd w:id="228"/>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229" w:name="_Toc293198319"/>
      <w:bookmarkStart w:id="230" w:name="_Toc293150338"/>
      <w:r>
        <w:t xml:space="preserve">Persistenz </w:t>
      </w:r>
      <w:proofErr w:type="spellStart"/>
      <w:r>
        <w:t>Rails</w:t>
      </w:r>
      <w:bookmarkEnd w:id="229"/>
      <w:bookmarkEnd w:id="23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231" w:name="_Toc293198320"/>
      <w:bookmarkStart w:id="232" w:name="_Toc293150339"/>
      <w:r>
        <w:t xml:space="preserve">Persistenz </w:t>
      </w:r>
      <w:proofErr w:type="spellStart"/>
      <w:r>
        <w:t>Android</w:t>
      </w:r>
      <w:bookmarkEnd w:id="231"/>
      <w:bookmarkEnd w:id="232"/>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rsidR="00687459">
        <w:t>9.1.1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233" w:name="_Toc293198321"/>
      <w:bookmarkStart w:id="234" w:name="_Toc293150340"/>
      <w:r>
        <w:t>Grössen und Leistung</w:t>
      </w:r>
      <w:bookmarkEnd w:id="233"/>
      <w:bookmarkEnd w:id="234"/>
    </w:p>
    <w:p w14:paraId="39F157B4" w14:textId="77777777" w:rsidR="00920FC2" w:rsidRDefault="00920FC2" w:rsidP="00920FC2">
      <w:pPr>
        <w:pStyle w:val="berschrift2"/>
      </w:pPr>
      <w:bookmarkStart w:id="235" w:name="_Toc293198322"/>
      <w:bookmarkStart w:id="236" w:name="_Toc293150341"/>
      <w:r>
        <w:t>Server</w:t>
      </w:r>
      <w:bookmarkEnd w:id="235"/>
      <w:bookmarkEnd w:id="23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237" w:name="_Toc293198323"/>
      <w:bookmarkStart w:id="238" w:name="_Toc293150342"/>
      <w:r>
        <w:t>Client</w:t>
      </w:r>
      <w:bookmarkEnd w:id="237"/>
      <w:bookmarkEnd w:id="238"/>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239" w:name="_Toc293198324"/>
      <w:bookmarkStart w:id="240" w:name="_Toc293150343"/>
      <w:r>
        <w:lastRenderedPageBreak/>
        <w:t>Anhang</w:t>
      </w:r>
      <w:bookmarkEnd w:id="239"/>
      <w:bookmarkEnd w:id="240"/>
    </w:p>
    <w:p w14:paraId="7E2180EA" w14:textId="77777777" w:rsidR="00850B17" w:rsidRDefault="00850B17" w:rsidP="00850B17">
      <w:pPr>
        <w:pStyle w:val="berschrift2"/>
      </w:pPr>
      <w:bookmarkStart w:id="241" w:name="_Ref292107157"/>
      <w:bookmarkStart w:id="242" w:name="_Ref292107175"/>
      <w:bookmarkStart w:id="243" w:name="_Toc293198325"/>
      <w:bookmarkStart w:id="244" w:name="_Toc293150344"/>
      <w:r>
        <w:t>Architekturentscheide</w:t>
      </w:r>
      <w:bookmarkEnd w:id="241"/>
      <w:bookmarkEnd w:id="242"/>
      <w:bookmarkEnd w:id="243"/>
      <w:bookmarkEnd w:id="244"/>
    </w:p>
    <w:p w14:paraId="665B7E8D" w14:textId="77777777" w:rsidR="00850B17" w:rsidRDefault="00850B17" w:rsidP="00850B17">
      <w:pPr>
        <w:pStyle w:val="berschrift3"/>
      </w:pPr>
      <w:bookmarkStart w:id="245" w:name="_Ref290464196"/>
      <w:bookmarkStart w:id="246" w:name="_Toc293198326"/>
      <w:bookmarkStart w:id="247" w:name="_Toc293150345"/>
      <w:r>
        <w:t>Datenspeicherung / ORM</w:t>
      </w:r>
      <w:bookmarkEnd w:id="245"/>
      <w:bookmarkEnd w:id="246"/>
      <w:bookmarkEnd w:id="24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4">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57"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248" w:name="_Auszug_Fehlerbericht_per"/>
      <w:bookmarkStart w:id="249" w:name="_Toc293198327"/>
      <w:bookmarkStart w:id="250" w:name="_Ref293200551"/>
      <w:bookmarkStart w:id="251" w:name="_Ref293200560"/>
      <w:bookmarkStart w:id="252" w:name="_Toc293150346"/>
      <w:bookmarkEnd w:id="248"/>
      <w:r>
        <w:t xml:space="preserve">Auszug Fehlerbericht per Mail von </w:t>
      </w:r>
      <w:proofErr w:type="spellStart"/>
      <w:r>
        <w:t>Rails</w:t>
      </w:r>
      <w:bookmarkEnd w:id="249"/>
      <w:bookmarkEnd w:id="250"/>
      <w:bookmarkEnd w:id="251"/>
      <w:bookmarkEnd w:id="252"/>
      <w:proofErr w:type="spellEnd"/>
    </w:p>
    <w:p w14:paraId="2B5507A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A </w:t>
      </w:r>
      <w:proofErr w:type="spellStart"/>
      <w:r w:rsidRPr="00115780">
        <w:rPr>
          <w:rFonts w:ascii="Consolas" w:hAnsi="Consolas"/>
          <w:sz w:val="14"/>
          <w:lang w:val="en-US"/>
        </w:rPr>
        <w:t>NoMethodError</w:t>
      </w:r>
      <w:proofErr w:type="spellEnd"/>
      <w:r w:rsidRPr="00115780">
        <w:rPr>
          <w:rFonts w:ascii="Consolas" w:hAnsi="Consolas"/>
          <w:sz w:val="14"/>
          <w:lang w:val="en-US"/>
        </w:rPr>
        <w:t xml:space="preserve"> occurred in </w:t>
      </w:r>
      <w:proofErr w:type="spellStart"/>
      <w:r w:rsidRPr="00115780">
        <w:rPr>
          <w:rFonts w:ascii="Consolas" w:hAnsi="Consolas"/>
          <w:sz w:val="14"/>
          <w:lang w:val="en-US"/>
        </w:rPr>
        <w:t>time_entries#index</w:t>
      </w:r>
      <w:proofErr w:type="spellEnd"/>
      <w:r w:rsidRPr="00115780">
        <w:rPr>
          <w:rFonts w:ascii="Consolas" w:hAnsi="Consolas"/>
          <w:sz w:val="14"/>
          <w:lang w:val="en-US"/>
        </w:rPr>
        <w:t>:</w:t>
      </w:r>
    </w:p>
    <w:p w14:paraId="7812F9C3" w14:textId="77777777" w:rsidR="00B167E3" w:rsidRPr="00115780" w:rsidRDefault="00B167E3" w:rsidP="00B167E3">
      <w:pPr>
        <w:rPr>
          <w:rFonts w:ascii="Consolas" w:hAnsi="Consolas"/>
          <w:sz w:val="14"/>
          <w:lang w:val="en-US"/>
        </w:rPr>
      </w:pPr>
    </w:p>
    <w:p w14:paraId="0B04B03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undefined</w:t>
      </w:r>
      <w:proofErr w:type="gramEnd"/>
      <w:r w:rsidRPr="00115780">
        <w:rPr>
          <w:rFonts w:ascii="Consolas" w:hAnsi="Consolas"/>
          <w:sz w:val="14"/>
          <w:lang w:val="en-US"/>
        </w:rPr>
        <w:t xml:space="preserve"> method `demo_for_error__</w:t>
      </w:r>
      <w:proofErr w:type="spellStart"/>
      <w:r w:rsidRPr="00115780">
        <w:rPr>
          <w:rFonts w:ascii="Consolas" w:hAnsi="Consolas"/>
          <w:sz w:val="14"/>
          <w:lang w:val="en-US"/>
        </w:rPr>
        <w:t>method_does_not_exist</w:t>
      </w:r>
      <w:proofErr w:type="spellEnd"/>
      <w:r w:rsidRPr="00115780">
        <w:rPr>
          <w:rFonts w:ascii="Consolas" w:hAnsi="Consolas"/>
          <w:sz w:val="14"/>
          <w:lang w:val="en-US"/>
        </w:rPr>
        <w:t>!' for #&lt;TimeEntriesController:0x7f05efbbe1e8&gt;</w:t>
      </w:r>
    </w:p>
    <w:p w14:paraId="4DE909E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002E5158" w14:textId="77777777" w:rsidR="00B167E3" w:rsidRPr="00115780" w:rsidRDefault="00B167E3" w:rsidP="00B167E3">
      <w:pPr>
        <w:rPr>
          <w:rFonts w:ascii="Consolas" w:hAnsi="Consolas"/>
          <w:sz w:val="14"/>
          <w:lang w:val="en-US"/>
        </w:rPr>
      </w:pPr>
    </w:p>
    <w:p w14:paraId="0BF34FB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10453862" w14:textId="77777777" w:rsidR="00B167E3" w:rsidRPr="00115780" w:rsidRDefault="00B167E3" w:rsidP="00B167E3">
      <w:pPr>
        <w:rPr>
          <w:rFonts w:ascii="Consolas" w:hAnsi="Consolas"/>
          <w:sz w:val="14"/>
          <w:lang w:val="en-US"/>
        </w:rPr>
      </w:pPr>
      <w:r w:rsidRPr="00115780">
        <w:rPr>
          <w:rFonts w:ascii="Consolas" w:hAnsi="Consolas"/>
          <w:sz w:val="14"/>
          <w:lang w:val="en-US"/>
        </w:rPr>
        <w:t>Request:</w:t>
      </w:r>
    </w:p>
    <w:p w14:paraId="4A90CBDA"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2FE946FF" w14:textId="77777777" w:rsidR="00B167E3" w:rsidRPr="00115780" w:rsidRDefault="00B167E3" w:rsidP="00B167E3">
      <w:pPr>
        <w:rPr>
          <w:rFonts w:ascii="Consolas" w:hAnsi="Consolas"/>
          <w:sz w:val="14"/>
          <w:lang w:val="en-US"/>
        </w:rPr>
      </w:pPr>
    </w:p>
    <w:p w14:paraId="235569D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URL       : http://mrt.elmermx.ch/time_entries</w:t>
      </w:r>
    </w:p>
    <w:p w14:paraId="1ECB638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IP address: 84.75.164.150</w:t>
      </w:r>
    </w:p>
    <w:p w14:paraId="7BB72CB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Parameters: {"action"=&gt;"index",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3D3BDC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Rails root: /</w:t>
      </w:r>
      <w:proofErr w:type="spellStart"/>
      <w:r w:rsidRPr="00115780">
        <w:rPr>
          <w:rFonts w:ascii="Consolas" w:hAnsi="Consolas"/>
          <w:sz w:val="14"/>
          <w:lang w:val="en-US"/>
        </w:rPr>
        <w:t>var</w:t>
      </w:r>
      <w:proofErr w:type="spellEnd"/>
      <w:r w:rsidRPr="00115780">
        <w:rPr>
          <w:rFonts w:ascii="Consolas" w:hAnsi="Consolas"/>
          <w:sz w:val="14"/>
          <w:lang w:val="en-US"/>
        </w:rPr>
        <w:t>/www/</w:t>
      </w:r>
      <w:proofErr w:type="spellStart"/>
      <w:r w:rsidRPr="00115780">
        <w:rPr>
          <w:rFonts w:ascii="Consolas" w:hAnsi="Consolas"/>
          <w:sz w:val="14"/>
          <w:lang w:val="en-US"/>
        </w:rPr>
        <w:t>mrt</w:t>
      </w:r>
      <w:proofErr w:type="spellEnd"/>
    </w:p>
    <w:p w14:paraId="3C7C4BE7" w14:textId="77777777" w:rsidR="00B167E3" w:rsidRPr="00115780" w:rsidRDefault="00B167E3" w:rsidP="00B167E3">
      <w:pPr>
        <w:rPr>
          <w:rFonts w:ascii="Consolas" w:hAnsi="Consolas"/>
          <w:sz w:val="14"/>
          <w:lang w:val="en-US"/>
        </w:rPr>
      </w:pPr>
    </w:p>
    <w:p w14:paraId="0778A48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3A4D8193" w14:textId="77777777" w:rsidR="00B167E3" w:rsidRPr="00115780" w:rsidRDefault="00B167E3" w:rsidP="00B167E3">
      <w:pPr>
        <w:rPr>
          <w:rFonts w:ascii="Consolas" w:hAnsi="Consolas"/>
          <w:sz w:val="14"/>
          <w:lang w:val="en-US"/>
        </w:rPr>
      </w:pPr>
      <w:r w:rsidRPr="00115780">
        <w:rPr>
          <w:rFonts w:ascii="Consolas" w:hAnsi="Consolas"/>
          <w:sz w:val="14"/>
          <w:lang w:val="en-US"/>
        </w:rPr>
        <w:t>Session:</w:t>
      </w:r>
    </w:p>
    <w:p w14:paraId="4A70C1C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62C63C1D" w14:textId="77777777" w:rsidR="00B167E3" w:rsidRPr="00115780" w:rsidRDefault="00B167E3" w:rsidP="00B167E3">
      <w:pPr>
        <w:rPr>
          <w:rFonts w:ascii="Consolas" w:hAnsi="Consolas"/>
          <w:sz w:val="14"/>
          <w:lang w:val="en-US"/>
        </w:rPr>
      </w:pPr>
    </w:p>
    <w:p w14:paraId="69FD22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session</w:t>
      </w:r>
      <w:proofErr w:type="gramEnd"/>
      <w:r w:rsidRPr="00115780">
        <w:rPr>
          <w:rFonts w:ascii="Consolas" w:hAnsi="Consolas"/>
          <w:sz w:val="14"/>
          <w:lang w:val="en-US"/>
        </w:rPr>
        <w:t xml:space="preserve"> id: "d5343eef18878db41193cc1c7b2a813e"</w:t>
      </w:r>
    </w:p>
    <w:p w14:paraId="2F1E1C5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data</w:t>
      </w:r>
      <w:proofErr w:type="gramEnd"/>
      <w:r w:rsidRPr="00115780">
        <w:rPr>
          <w:rFonts w:ascii="Consolas" w:hAnsi="Consolas"/>
          <w:sz w:val="14"/>
          <w:lang w:val="en-US"/>
        </w:rPr>
        <w:t>: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w:t>
      </w:r>
    </w:p>
    <w:p w14:paraId="31321BA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w:t>
      </w:r>
    </w:p>
    <w:p w14:paraId="6A5BE501"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w:t>
      </w:r>
      <w:proofErr w:type="spellStart"/>
      <w:proofErr w:type="gramStart"/>
      <w:r w:rsidRPr="00115780">
        <w:rPr>
          <w:rFonts w:ascii="Consolas" w:hAnsi="Consolas"/>
          <w:sz w:val="14"/>
          <w:lang w:val="fr-CH"/>
        </w:rPr>
        <w:t>session_id</w:t>
      </w:r>
      <w:proofErr w:type="spellEnd"/>
      <w:proofErr w:type="gramEnd"/>
      <w:r w:rsidRPr="00115780">
        <w:rPr>
          <w:rFonts w:ascii="Consolas" w:hAnsi="Consolas"/>
          <w:sz w:val="14"/>
          <w:lang w:val="fr-CH"/>
        </w:rPr>
        <w:t>"=&gt;"d5343eef18878db41193cc1c7b2a813e"}</w:t>
      </w:r>
    </w:p>
    <w:p w14:paraId="626D438F" w14:textId="77777777" w:rsidR="00B167E3" w:rsidRPr="00115780" w:rsidRDefault="00B167E3" w:rsidP="00B167E3">
      <w:pPr>
        <w:rPr>
          <w:rFonts w:ascii="Consolas" w:hAnsi="Consolas"/>
          <w:sz w:val="14"/>
          <w:lang w:val="fr-CH"/>
        </w:rPr>
      </w:pPr>
    </w:p>
    <w:p w14:paraId="14C5A9E1"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7E12E9E9" w14:textId="77777777" w:rsidR="00B167E3" w:rsidRPr="00115780" w:rsidRDefault="00B167E3" w:rsidP="00B167E3">
      <w:pPr>
        <w:rPr>
          <w:rFonts w:ascii="Consolas" w:hAnsi="Consolas"/>
          <w:sz w:val="14"/>
          <w:lang w:val="fr-CH"/>
        </w:rPr>
      </w:pPr>
      <w:proofErr w:type="spellStart"/>
      <w:r w:rsidRPr="00115780">
        <w:rPr>
          <w:rFonts w:ascii="Consolas" w:hAnsi="Consolas"/>
          <w:sz w:val="14"/>
          <w:lang w:val="fr-CH"/>
        </w:rPr>
        <w:t>Environment</w:t>
      </w:r>
      <w:proofErr w:type="spellEnd"/>
      <w:r w:rsidRPr="00115780">
        <w:rPr>
          <w:rFonts w:ascii="Consolas" w:hAnsi="Consolas"/>
          <w:sz w:val="14"/>
          <w:lang w:val="fr-CH"/>
        </w:rPr>
        <w:t>:</w:t>
      </w:r>
    </w:p>
    <w:p w14:paraId="36A4934B"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62B383A1" w14:textId="77777777" w:rsidR="00B167E3" w:rsidRPr="00115780" w:rsidRDefault="00B167E3" w:rsidP="00B167E3">
      <w:pPr>
        <w:rPr>
          <w:rFonts w:ascii="Consolas" w:hAnsi="Consolas"/>
          <w:sz w:val="14"/>
          <w:lang w:val="fr-CH"/>
        </w:rPr>
      </w:pPr>
    </w:p>
    <w:p w14:paraId="1BCD9A19" w14:textId="77777777" w:rsidR="00B167E3" w:rsidRPr="00115780" w:rsidRDefault="00B167E3" w:rsidP="00B167E3">
      <w:pPr>
        <w:rPr>
          <w:rFonts w:ascii="Consolas" w:hAnsi="Consolas"/>
          <w:sz w:val="14"/>
          <w:lang w:val="fr-CH"/>
        </w:rPr>
      </w:pPr>
      <w:r w:rsidRPr="00115780">
        <w:rPr>
          <w:rFonts w:ascii="Consolas" w:hAnsi="Consolas"/>
          <w:sz w:val="14"/>
          <w:lang w:val="fr-CH"/>
        </w:rPr>
        <w:t xml:space="preserve"> * DOCUMENT_ROOT                                  : /var/www/</w:t>
      </w:r>
      <w:proofErr w:type="spellStart"/>
      <w:r w:rsidRPr="00115780">
        <w:rPr>
          <w:rFonts w:ascii="Consolas" w:hAnsi="Consolas"/>
          <w:sz w:val="14"/>
          <w:lang w:val="fr-CH"/>
        </w:rPr>
        <w:t>mrt</w:t>
      </w:r>
      <w:proofErr w:type="spellEnd"/>
      <w:r w:rsidRPr="00115780">
        <w:rPr>
          <w:rFonts w:ascii="Consolas" w:hAnsi="Consolas"/>
          <w:sz w:val="14"/>
          <w:lang w:val="fr-CH"/>
        </w:rPr>
        <w:t>/public</w:t>
      </w:r>
    </w:p>
    <w:p w14:paraId="399D660F"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HTTP_ACCEPT                                    : text/</w:t>
      </w:r>
      <w:proofErr w:type="spellStart"/>
      <w:r w:rsidRPr="00115780">
        <w:rPr>
          <w:rFonts w:ascii="Consolas" w:hAnsi="Consolas"/>
          <w:sz w:val="14"/>
          <w:lang w:val="en-US"/>
        </w:rPr>
        <w:t>html,application</w:t>
      </w:r>
      <w:proofErr w:type="spellEnd"/>
      <w:r w:rsidRPr="00115780">
        <w:rPr>
          <w:rFonts w:ascii="Consolas" w:hAnsi="Consolas"/>
          <w:sz w:val="14"/>
          <w:lang w:val="en-US"/>
        </w:rPr>
        <w:t>/</w:t>
      </w:r>
      <w:proofErr w:type="spellStart"/>
      <w:r w:rsidRPr="00115780">
        <w:rPr>
          <w:rFonts w:ascii="Consolas" w:hAnsi="Consolas"/>
          <w:sz w:val="14"/>
          <w:lang w:val="en-US"/>
        </w:rPr>
        <w:t>xhtml+xml,application</w:t>
      </w:r>
      <w:proofErr w:type="spellEnd"/>
      <w:r w:rsidRPr="00115780">
        <w:rPr>
          <w:rFonts w:ascii="Consolas" w:hAnsi="Consolas"/>
          <w:sz w:val="14"/>
          <w:lang w:val="en-US"/>
        </w:rPr>
        <w:t>/</w:t>
      </w:r>
      <w:proofErr w:type="spellStart"/>
      <w:r w:rsidRPr="00115780">
        <w:rPr>
          <w:rFonts w:ascii="Consolas" w:hAnsi="Consolas"/>
          <w:sz w:val="14"/>
          <w:lang w:val="en-US"/>
        </w:rPr>
        <w:t>xml;q</w:t>
      </w:r>
      <w:proofErr w:type="spellEnd"/>
      <w:r w:rsidRPr="00115780">
        <w:rPr>
          <w:rFonts w:ascii="Consolas" w:hAnsi="Consolas"/>
          <w:sz w:val="14"/>
          <w:lang w:val="en-US"/>
        </w:rPr>
        <w:t>=0.9,*/*;q=0.8</w:t>
      </w:r>
    </w:p>
    <w:p w14:paraId="666111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HTTP_ACCEPT_CHARSET                            : ISO-8859-1</w:t>
      </w:r>
      <w:proofErr w:type="gramStart"/>
      <w:r w:rsidRPr="00115780">
        <w:rPr>
          <w:rFonts w:ascii="Consolas" w:hAnsi="Consolas"/>
          <w:sz w:val="14"/>
          <w:lang w:val="en-US"/>
        </w:rPr>
        <w:t>,utf</w:t>
      </w:r>
      <w:proofErr w:type="gramEnd"/>
      <w:r w:rsidRPr="00115780">
        <w:rPr>
          <w:rFonts w:ascii="Consolas" w:hAnsi="Consolas"/>
          <w:sz w:val="14"/>
          <w:lang w:val="en-US"/>
        </w:rPr>
        <w:t>-8;q=0.7,*;q=0.7</w:t>
      </w:r>
    </w:p>
    <w:p w14:paraId="34D759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HTTP_ACCEPT_ENCODING                           : </w:t>
      </w:r>
      <w:proofErr w:type="spellStart"/>
      <w:r w:rsidRPr="00115780">
        <w:rPr>
          <w:rFonts w:ascii="Consolas" w:hAnsi="Consolas"/>
          <w:sz w:val="14"/>
          <w:lang w:val="en-US"/>
        </w:rPr>
        <w:t>gzip</w:t>
      </w:r>
      <w:proofErr w:type="spellEnd"/>
      <w:r w:rsidRPr="00115780">
        <w:rPr>
          <w:rFonts w:ascii="Consolas" w:hAnsi="Consolas"/>
          <w:sz w:val="14"/>
          <w:lang w:val="en-US"/>
        </w:rPr>
        <w:t>, deflate</w:t>
      </w:r>
    </w:p>
    <w:p w14:paraId="44A32E73"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 xml:space="preserve">* HTTP_ACCEPT_LANGUAGE                           : </w:t>
      </w:r>
      <w:proofErr w:type="spellStart"/>
      <w:r w:rsidRPr="00115780">
        <w:rPr>
          <w:rFonts w:ascii="Consolas" w:hAnsi="Consolas"/>
          <w:sz w:val="14"/>
          <w:lang w:val="fr-CH"/>
        </w:rPr>
        <w:t>de-ch</w:t>
      </w:r>
      <w:proofErr w:type="gramStart"/>
      <w:r w:rsidRPr="00115780">
        <w:rPr>
          <w:rFonts w:ascii="Consolas" w:hAnsi="Consolas"/>
          <w:sz w:val="14"/>
          <w:lang w:val="fr-CH"/>
        </w:rPr>
        <w:t>,de</w:t>
      </w:r>
      <w:proofErr w:type="gramEnd"/>
      <w:r w:rsidRPr="00115780">
        <w:rPr>
          <w:rFonts w:ascii="Consolas" w:hAnsi="Consolas"/>
          <w:sz w:val="14"/>
          <w:lang w:val="fr-CH"/>
        </w:rPr>
        <w:t>-de;q</w:t>
      </w:r>
      <w:proofErr w:type="spellEnd"/>
      <w:r w:rsidRPr="00115780">
        <w:rPr>
          <w:rFonts w:ascii="Consolas" w:hAnsi="Consolas"/>
          <w:sz w:val="14"/>
          <w:lang w:val="fr-CH"/>
        </w:rPr>
        <w:t>=0.8,de;q=0.6,en-us;q=0.4,en;q=0.2</w:t>
      </w:r>
    </w:p>
    <w:p w14:paraId="4339C3D3"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HTTP_CACHE_CONTROL                             : max-age=0</w:t>
      </w:r>
    </w:p>
    <w:p w14:paraId="1A1A4B8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HTTP_CONNECTION                                : keep-alive</w:t>
      </w:r>
    </w:p>
    <w:p w14:paraId="7DD00D4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HTTP_COOKIE                                    : __</w:t>
      </w:r>
      <w:proofErr w:type="spellStart"/>
      <w:r w:rsidRPr="00115780">
        <w:rPr>
          <w:rFonts w:ascii="Consolas" w:hAnsi="Consolas"/>
          <w:sz w:val="14"/>
          <w:lang w:val="en-US"/>
        </w:rPr>
        <w:t>utma</w:t>
      </w:r>
      <w:proofErr w:type="spellEnd"/>
      <w:r w:rsidRPr="00115780">
        <w:rPr>
          <w:rFonts w:ascii="Consolas" w:hAnsi="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HTTP_HOST                                      : mrt.elmermx.ch</w:t>
      </w:r>
    </w:p>
    <w:p w14:paraId="24D89E5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HTTP_IF_NONE_MATCH                             : "41da6706cdf34f8d63e26c2acf8459a7"</w:t>
      </w:r>
    </w:p>
    <w:p w14:paraId="253E500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HTTP_KEEP_ALIVE                                : 115</w:t>
      </w:r>
    </w:p>
    <w:p w14:paraId="62903A9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HTTP_REFERER                                   : http://mrt.elmermx.ch/users/1</w:t>
      </w:r>
    </w:p>
    <w:p w14:paraId="5225635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HTTP_USER_AGENT                                : Mozilla/5.0 (Windows NT 6.1; WOW64; rv</w:t>
      </w:r>
      <w:proofErr w:type="gramStart"/>
      <w:r w:rsidRPr="00115780">
        <w:rPr>
          <w:rFonts w:ascii="Consolas" w:hAnsi="Consolas"/>
          <w:sz w:val="14"/>
          <w:lang w:val="en-US"/>
        </w:rPr>
        <w:t>:2.0.1</w:t>
      </w:r>
      <w:proofErr w:type="gramEnd"/>
      <w:r w:rsidRPr="00115780">
        <w:rPr>
          <w:rFonts w:ascii="Consolas" w:hAnsi="Consolas"/>
          <w:sz w:val="14"/>
          <w:lang w:val="en-US"/>
        </w:rPr>
        <w:t>) Gecko/20100101 Firefox/4.0.1</w:t>
      </w:r>
    </w:p>
    <w:p w14:paraId="7F61C7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PATH_INFO                                      : /</w:t>
      </w:r>
      <w:proofErr w:type="spellStart"/>
      <w:r w:rsidRPr="00115780">
        <w:rPr>
          <w:rFonts w:ascii="Consolas" w:hAnsi="Consolas"/>
          <w:sz w:val="14"/>
          <w:lang w:val="en-US"/>
        </w:rPr>
        <w:t>time_entries</w:t>
      </w:r>
      <w:proofErr w:type="spellEnd"/>
    </w:p>
    <w:p w14:paraId="653B7F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QUERY_STRING                                   :</w:t>
      </w:r>
    </w:p>
    <w:p w14:paraId="3692A02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REMOTE_ADDR                                    : 84.75.164.150</w:t>
      </w:r>
    </w:p>
    <w:p w14:paraId="3216D1EF"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REMOTE_PORT                                    : 21498</w:t>
      </w:r>
    </w:p>
    <w:p w14:paraId="308088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REQUEST_METHOD                                 : GET</w:t>
      </w:r>
    </w:p>
    <w:p w14:paraId="4E0280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REQUEST_URI                                    : /</w:t>
      </w:r>
      <w:proofErr w:type="spellStart"/>
      <w:r w:rsidRPr="00115780">
        <w:rPr>
          <w:rFonts w:ascii="Consolas" w:hAnsi="Consolas"/>
          <w:sz w:val="14"/>
          <w:lang w:val="en-US"/>
        </w:rPr>
        <w:t>time_entries</w:t>
      </w:r>
      <w:proofErr w:type="spellEnd"/>
    </w:p>
    <w:p w14:paraId="510A957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SCRIPT_NAME                                    :</w:t>
      </w:r>
    </w:p>
    <w:p w14:paraId="1E13B8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SERVER_ADDR                                    : 192.168.0.100</w:t>
      </w:r>
    </w:p>
    <w:p w14:paraId="75AB95F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SERVER_ADMIN                                   : [no address given]</w:t>
      </w:r>
    </w:p>
    <w:p w14:paraId="52A46A4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SERVER_NAME                                    : mrt.elmermx.ch</w:t>
      </w:r>
    </w:p>
    <w:p w14:paraId="088E58A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SERVER_PORT                                    : 443</w:t>
      </w:r>
    </w:p>
    <w:p w14:paraId="57EBA1E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SERVER_PROTOCOL                                : HTTP/1.1</w:t>
      </w:r>
    </w:p>
    <w:p w14:paraId="05AE432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SERVER_SOFTWARE                                : Apache</w:t>
      </w:r>
    </w:p>
    <w:p w14:paraId="0953FAA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_                                              : _</w:t>
      </w:r>
    </w:p>
    <w:p w14:paraId="75C3A25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action_controller.instance</w:t>
      </w:r>
      <w:proofErr w:type="spellEnd"/>
      <w:r w:rsidRPr="00115780">
        <w:rPr>
          <w:rFonts w:ascii="Consolas" w:hAnsi="Consolas"/>
          <w:sz w:val="14"/>
          <w:lang w:val="en-US"/>
        </w:rPr>
        <w:t xml:space="preserve">                     : </w:t>
      </w:r>
      <w:proofErr w:type="spellStart"/>
      <w:r w:rsidRPr="00115780">
        <w:rPr>
          <w:rFonts w:ascii="Consolas" w:hAnsi="Consolas"/>
          <w:sz w:val="14"/>
          <w:lang w:val="en-US"/>
        </w:rPr>
        <w:t>time_entries#index</w:t>
      </w:r>
      <w:proofErr w:type="spellEnd"/>
    </w:p>
    <w:p w14:paraId="6D3712D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action_dispatch.cookies</w:t>
      </w:r>
      <w:proofErr w:type="spellEnd"/>
      <w:r w:rsidRPr="00115780">
        <w:rPr>
          <w:rFonts w:ascii="Consolas" w:hAnsi="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action_dispatch.parameter_filter</w:t>
      </w:r>
      <w:proofErr w:type="spellEnd"/>
      <w:r w:rsidRPr="00115780">
        <w:rPr>
          <w:rFonts w:ascii="Consolas" w:hAnsi="Consolas"/>
          <w:sz w:val="14"/>
          <w:lang w:val="en-US"/>
        </w:rPr>
        <w:t xml:space="preserve">               : [</w:t>
      </w:r>
      <w:proofErr w:type="gramStart"/>
      <w:r w:rsidRPr="00115780">
        <w:rPr>
          <w:rFonts w:ascii="Consolas" w:hAnsi="Consolas"/>
          <w:sz w:val="14"/>
          <w:lang w:val="en-US"/>
        </w:rPr>
        <w:t>:password</w:t>
      </w:r>
      <w:proofErr w:type="gramEnd"/>
      <w:r w:rsidRPr="00115780">
        <w:rPr>
          <w:rFonts w:ascii="Consolas" w:hAnsi="Consolas"/>
          <w:sz w:val="14"/>
          <w:lang w:val="en-US"/>
        </w:rPr>
        <w:t>, /RAW_POST_DATA/]</w:t>
      </w:r>
    </w:p>
    <w:p w14:paraId="773D5C2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action_dispatch.remote_ip</w:t>
      </w:r>
      <w:proofErr w:type="spellEnd"/>
      <w:r w:rsidRPr="00115780">
        <w:rPr>
          <w:rFonts w:ascii="Consolas" w:hAnsi="Consolas"/>
          <w:sz w:val="14"/>
          <w:lang w:val="en-US"/>
        </w:rPr>
        <w:t xml:space="preserve">                      : 84.75.164.150</w:t>
      </w:r>
    </w:p>
    <w:p w14:paraId="080554D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action_dispatch.request.content_type</w:t>
      </w:r>
      <w:proofErr w:type="spellEnd"/>
      <w:r w:rsidRPr="00115780">
        <w:rPr>
          <w:rFonts w:ascii="Consolas" w:hAnsi="Consolas"/>
          <w:sz w:val="14"/>
          <w:lang w:val="en-US"/>
        </w:rPr>
        <w:t xml:space="preserve">           :</w:t>
      </w:r>
    </w:p>
    <w:p w14:paraId="4F9525C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action_dispatch.request.formats</w:t>
      </w:r>
      <w:proofErr w:type="spellEnd"/>
      <w:r w:rsidRPr="00115780">
        <w:rPr>
          <w:rFonts w:ascii="Consolas" w:hAnsi="Consolas"/>
          <w:sz w:val="14"/>
          <w:lang w:val="en-US"/>
        </w:rPr>
        <w:t xml:space="preserve">                : [#&lt;Mime:</w:t>
      </w:r>
      <w:proofErr w:type="gramStart"/>
      <w:r w:rsidRPr="00115780">
        <w:rPr>
          <w:rFonts w:ascii="Consolas" w:hAnsi="Consolas"/>
          <w:sz w:val="14"/>
          <w:lang w:val="en-US"/>
        </w:rPr>
        <w:t>:Type:0x7f05eecbcd98</w:t>
      </w:r>
      <w:proofErr w:type="gramEnd"/>
      <w:r w:rsidRPr="00115780">
        <w:rPr>
          <w:rFonts w:ascii="Consolas" w:hAnsi="Consolas"/>
          <w:sz w:val="14"/>
          <w:lang w:val="en-US"/>
        </w:rPr>
        <w:t xml:space="preserve"> @synonyms=["application/</w:t>
      </w:r>
      <w:proofErr w:type="spellStart"/>
      <w:r w:rsidRPr="00115780">
        <w:rPr>
          <w:rFonts w:ascii="Consolas" w:hAnsi="Consolas"/>
          <w:sz w:val="14"/>
          <w:lang w:val="en-US"/>
        </w:rPr>
        <w:t>xhtml+xml</w:t>
      </w:r>
      <w:proofErr w:type="spellEnd"/>
      <w:r w:rsidRPr="00115780">
        <w:rPr>
          <w:rFonts w:ascii="Consolas" w:hAnsi="Consolas"/>
          <w:sz w:val="14"/>
          <w:lang w:val="en-US"/>
        </w:rPr>
        <w:t>"], @symbol=:html, @string="text/html"&gt;]</w:t>
      </w:r>
    </w:p>
    <w:p w14:paraId="27D83E4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action_dispatch.request.parameters</w:t>
      </w:r>
      <w:proofErr w:type="spellEnd"/>
      <w:r w:rsidRPr="00115780">
        <w:rPr>
          <w:rFonts w:ascii="Consolas" w:hAnsi="Consolas"/>
          <w:sz w:val="14"/>
          <w:lang w:val="en-US"/>
        </w:rPr>
        <w:t xml:space="preserve">             : {"action"=&gt;"index",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2DDA1FF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action_dispatch.request.path_parameters</w:t>
      </w:r>
      <w:proofErr w:type="spellEnd"/>
      <w:r w:rsidRPr="00115780">
        <w:rPr>
          <w:rFonts w:ascii="Consolas" w:hAnsi="Consolas"/>
          <w:sz w:val="14"/>
          <w:lang w:val="en-US"/>
        </w:rPr>
        <w:t xml:space="preserve">        : {</w:t>
      </w:r>
      <w:proofErr w:type="gramStart"/>
      <w:r w:rsidRPr="00115780">
        <w:rPr>
          <w:rFonts w:ascii="Consolas" w:hAnsi="Consolas"/>
          <w:sz w:val="14"/>
          <w:lang w:val="en-US"/>
        </w:rPr>
        <w:t>:action</w:t>
      </w:r>
      <w:proofErr w:type="gramEnd"/>
      <w:r w:rsidRPr="00115780">
        <w:rPr>
          <w:rFonts w:ascii="Consolas" w:hAnsi="Consolas"/>
          <w:sz w:val="14"/>
          <w:lang w:val="en-US"/>
        </w:rPr>
        <w:t>=&gt;"index",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2408BEA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action_dispatch.request.query_parameters</w:t>
      </w:r>
      <w:proofErr w:type="spellEnd"/>
      <w:r w:rsidRPr="00115780">
        <w:rPr>
          <w:rFonts w:ascii="Consolas" w:hAnsi="Consolas"/>
          <w:sz w:val="14"/>
          <w:lang w:val="en-US"/>
        </w:rPr>
        <w:t xml:space="preserve">       : {}</w:t>
      </w:r>
    </w:p>
    <w:p w14:paraId="7E865B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action_dispatch.request.request_parameters</w:t>
      </w:r>
      <w:proofErr w:type="spellEnd"/>
      <w:r w:rsidRPr="00115780">
        <w:rPr>
          <w:rFonts w:ascii="Consolas" w:hAnsi="Consolas"/>
          <w:sz w:val="14"/>
          <w:lang w:val="en-US"/>
        </w:rPr>
        <w:t xml:space="preserve">     : {}</w:t>
      </w:r>
    </w:p>
    <w:p w14:paraId="037A4A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action_dispatch.request.unsigned_session_cookie</w:t>
      </w:r>
      <w:proofErr w:type="spellEnd"/>
      <w:r w:rsidRPr="00115780">
        <w:rPr>
          <w:rFonts w:ascii="Consolas" w:hAnsi="Consolas"/>
          <w:sz w:val="14"/>
          <w:lang w:val="en-US"/>
        </w:rPr>
        <w:t>: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 "</w:t>
      </w:r>
      <w:proofErr w:type="spellStart"/>
      <w:r w:rsidRPr="00115780">
        <w:rPr>
          <w:rFonts w:ascii="Consolas" w:hAnsi="Consolas"/>
          <w:sz w:val="14"/>
          <w:lang w:val="en-US"/>
        </w:rPr>
        <w:t>session_id</w:t>
      </w:r>
      <w:proofErr w:type="spellEnd"/>
      <w:r w:rsidRPr="00115780">
        <w:rPr>
          <w:rFonts w:ascii="Consolas" w:hAnsi="Consolas"/>
          <w:sz w:val="14"/>
          <w:lang w:val="en-US"/>
        </w:rPr>
        <w:t>"=&gt;"d5343eef18878db41193cc1c7b2a813e"}</w:t>
      </w:r>
    </w:p>
    <w:p w14:paraId="0585759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action_dispatch.secret_token</w:t>
      </w:r>
      <w:proofErr w:type="spellEnd"/>
      <w:r w:rsidRPr="00115780">
        <w:rPr>
          <w:rFonts w:ascii="Consolas" w:hAnsi="Consolas"/>
          <w:sz w:val="14"/>
          <w:lang w:val="en-US"/>
        </w:rPr>
        <w:t xml:space="preserve">                   : 8f48532803bf9d224e01788cba614051aa4cdbdbd3e141606e6c63af12f3045dfa01c4acd42510cfd96e0989b8fa9506f1c28b53e45190363b5b1500c6d41761</w:t>
      </w:r>
    </w:p>
    <w:p w14:paraId="6BFCD4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exception_notifier.options</w:t>
      </w:r>
      <w:proofErr w:type="spellEnd"/>
      <w:r w:rsidRPr="00115780">
        <w:rPr>
          <w:rFonts w:ascii="Consolas" w:hAnsi="Consolas"/>
          <w:sz w:val="14"/>
          <w:lang w:val="en-US"/>
        </w:rPr>
        <w:t xml:space="preserve">                     : {</w:t>
      </w:r>
      <w:proofErr w:type="gramStart"/>
      <w:r w:rsidRPr="00115780">
        <w:rPr>
          <w:rFonts w:ascii="Consolas" w:hAnsi="Consolas"/>
          <w:sz w:val="14"/>
          <w:lang w:val="en-US"/>
        </w:rPr>
        <w:t>:</w:t>
      </w:r>
      <w:proofErr w:type="spellStart"/>
      <w:r w:rsidRPr="00115780">
        <w:rPr>
          <w:rFonts w:ascii="Consolas" w:hAnsi="Consolas"/>
          <w:sz w:val="14"/>
          <w:lang w:val="en-US"/>
        </w:rPr>
        <w:t>sender</w:t>
      </w:r>
      <w:proofErr w:type="gramEnd"/>
      <w:r w:rsidRPr="00115780">
        <w:rPr>
          <w:rFonts w:ascii="Consolas" w:hAnsi="Consolas"/>
          <w:sz w:val="14"/>
          <w:lang w:val="en-US"/>
        </w:rPr>
        <w:t>_address</w:t>
      </w:r>
      <w:proofErr w:type="spellEnd"/>
      <w:r w:rsidRPr="00115780">
        <w:rPr>
          <w:rFonts w:ascii="Consolas" w:hAnsi="Consolas"/>
          <w:sz w:val="14"/>
          <w:lang w:val="en-US"/>
        </w:rPr>
        <w:t xml:space="preserve">=&gt;"\"MRT Exception </w:t>
      </w:r>
      <w:proofErr w:type="spellStart"/>
      <w:r w:rsidRPr="00115780">
        <w:rPr>
          <w:rFonts w:ascii="Consolas" w:hAnsi="Consolas"/>
          <w:sz w:val="14"/>
          <w:lang w:val="en-US"/>
        </w:rPr>
        <w:t>Notifier</w:t>
      </w:r>
      <w:proofErr w:type="spellEnd"/>
      <w:r w:rsidRPr="00115780">
        <w:rPr>
          <w:rFonts w:ascii="Consolas" w:hAnsi="Consolas"/>
          <w:sz w:val="14"/>
          <w:lang w:val="en-US"/>
        </w:rPr>
        <w:t>\" &lt;mrt@elmermx.ch&gt;", :</w:t>
      </w:r>
      <w:proofErr w:type="spellStart"/>
      <w:r w:rsidRPr="00115780">
        <w:rPr>
          <w:rFonts w:ascii="Consolas" w:hAnsi="Consolas"/>
          <w:sz w:val="14"/>
          <w:lang w:val="en-US"/>
        </w:rPr>
        <w:t>exception_recipients</w:t>
      </w:r>
      <w:proofErr w:type="spellEnd"/>
      <w:r w:rsidRPr="00115780">
        <w:rPr>
          <w:rFonts w:ascii="Consolas" w:hAnsi="Consolas"/>
          <w:sz w:val="14"/>
          <w:lang w:val="en-US"/>
        </w:rPr>
        <w:t>=&gt;["lukas.elmer@gmail.com"], :</w:t>
      </w:r>
      <w:proofErr w:type="spellStart"/>
      <w:r w:rsidRPr="00115780">
        <w:rPr>
          <w:rFonts w:ascii="Consolas" w:hAnsi="Consolas"/>
          <w:sz w:val="14"/>
          <w:lang w:val="en-US"/>
        </w:rPr>
        <w:t>ignore_exceptions</w:t>
      </w:r>
      <w:proofErr w:type="spellEnd"/>
      <w:r w:rsidRPr="00115780">
        <w:rPr>
          <w:rFonts w:ascii="Consolas" w:hAnsi="Consolas"/>
          <w:sz w:val="14"/>
          <w:lang w:val="en-US"/>
        </w:rPr>
        <w:t>=&gt;[</w:t>
      </w:r>
      <w:proofErr w:type="spellStart"/>
      <w:r w:rsidRPr="00115780">
        <w:rPr>
          <w:rFonts w:ascii="Consolas" w:hAnsi="Consolas"/>
          <w:sz w:val="14"/>
          <w:lang w:val="en-US"/>
        </w:rPr>
        <w:t>ActiveRecord</w:t>
      </w:r>
      <w:proofErr w:type="spellEnd"/>
      <w:r w:rsidRPr="00115780">
        <w:rPr>
          <w:rFonts w:ascii="Consolas" w:hAnsi="Consolas"/>
          <w:sz w:val="14"/>
          <w:lang w:val="en-US"/>
        </w:rPr>
        <w:t>::</w:t>
      </w:r>
      <w:proofErr w:type="spellStart"/>
      <w:r w:rsidRPr="00115780">
        <w:rPr>
          <w:rFonts w:ascii="Consolas" w:hAnsi="Consolas"/>
          <w:sz w:val="14"/>
          <w:lang w:val="en-US"/>
        </w:rPr>
        <w:t>RecordNotFound</w:t>
      </w:r>
      <w:proofErr w:type="spellEnd"/>
      <w:r w:rsidRPr="00115780">
        <w:rPr>
          <w:rFonts w:ascii="Consolas" w:hAnsi="Consolas"/>
          <w:sz w:val="14"/>
          <w:lang w:val="en-US"/>
        </w:rPr>
        <w:t xml:space="preserve">, </w:t>
      </w:r>
      <w:proofErr w:type="spellStart"/>
      <w:r w:rsidRPr="00115780">
        <w:rPr>
          <w:rFonts w:ascii="Consolas" w:hAnsi="Consolas"/>
          <w:sz w:val="14"/>
          <w:lang w:val="en-US"/>
        </w:rPr>
        <w:t>AbstractController</w:t>
      </w:r>
      <w:proofErr w:type="spellEnd"/>
      <w:r w:rsidRPr="00115780">
        <w:rPr>
          <w:rFonts w:ascii="Consolas" w:hAnsi="Consolas"/>
          <w:sz w:val="14"/>
          <w:lang w:val="en-US"/>
        </w:rPr>
        <w:t>::</w:t>
      </w:r>
      <w:proofErr w:type="spellStart"/>
      <w:r w:rsidRPr="00115780">
        <w:rPr>
          <w:rFonts w:ascii="Consolas" w:hAnsi="Consolas"/>
          <w:sz w:val="14"/>
          <w:lang w:val="en-US"/>
        </w:rPr>
        <w:t>ActionNotFound</w:t>
      </w:r>
      <w:proofErr w:type="spellEnd"/>
      <w:r w:rsidRPr="00115780">
        <w:rPr>
          <w:rFonts w:ascii="Consolas" w:hAnsi="Consolas"/>
          <w:sz w:val="14"/>
          <w:lang w:val="en-US"/>
        </w:rPr>
        <w:t xml:space="preserve">, </w:t>
      </w:r>
      <w:proofErr w:type="spellStart"/>
      <w:r w:rsidRPr="00115780">
        <w:rPr>
          <w:rFonts w:ascii="Consolas" w:hAnsi="Consolas"/>
          <w:sz w:val="14"/>
          <w:lang w:val="en-US"/>
        </w:rPr>
        <w:t>ActionController</w:t>
      </w:r>
      <w:proofErr w:type="spellEnd"/>
      <w:r w:rsidRPr="00115780">
        <w:rPr>
          <w:rFonts w:ascii="Consolas" w:hAnsi="Consolas"/>
          <w:sz w:val="14"/>
          <w:lang w:val="en-US"/>
        </w:rPr>
        <w:t>::</w:t>
      </w:r>
      <w:proofErr w:type="spellStart"/>
      <w:r w:rsidRPr="00115780">
        <w:rPr>
          <w:rFonts w:ascii="Consolas" w:hAnsi="Consolas"/>
          <w:sz w:val="14"/>
          <w:lang w:val="en-US"/>
        </w:rPr>
        <w:t>RoutingError</w:t>
      </w:r>
      <w:proofErr w:type="spellEnd"/>
      <w:r w:rsidRPr="00115780">
        <w:rPr>
          <w:rFonts w:ascii="Consolas" w:hAnsi="Consolas"/>
          <w:sz w:val="14"/>
          <w:lang w:val="en-US"/>
        </w:rPr>
        <w:t>], :</w:t>
      </w:r>
      <w:proofErr w:type="spellStart"/>
      <w:r w:rsidRPr="00115780">
        <w:rPr>
          <w:rFonts w:ascii="Consolas" w:hAnsi="Consolas"/>
          <w:sz w:val="14"/>
          <w:lang w:val="en-US"/>
        </w:rPr>
        <w:t>email_prefix</w:t>
      </w:r>
      <w:proofErr w:type="spellEnd"/>
      <w:r w:rsidRPr="00115780">
        <w:rPr>
          <w:rFonts w:ascii="Consolas" w:hAnsi="Consolas"/>
          <w:sz w:val="14"/>
          <w:lang w:val="en-US"/>
        </w:rPr>
        <w:t>=&gt;"[MRT Exception Notification] "}</w:t>
      </w:r>
    </w:p>
    <w:p w14:paraId="5D6B913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rack.errors</w:t>
      </w:r>
      <w:proofErr w:type="spellEnd"/>
      <w:r w:rsidRPr="00115780">
        <w:rPr>
          <w:rFonts w:ascii="Consolas" w:hAnsi="Consolas"/>
          <w:sz w:val="14"/>
          <w:lang w:val="en-US"/>
        </w:rPr>
        <w:t xml:space="preserve">                                    : #&lt;IO</w:t>
      </w:r>
      <w:proofErr w:type="gramStart"/>
      <w:r w:rsidRPr="00115780">
        <w:rPr>
          <w:rFonts w:ascii="Consolas" w:hAnsi="Consolas"/>
          <w:sz w:val="14"/>
          <w:lang w:val="en-US"/>
        </w:rPr>
        <w:t>:0x7f05f4de3ab8</w:t>
      </w:r>
      <w:proofErr w:type="gramEnd"/>
      <w:r w:rsidRPr="00115780">
        <w:rPr>
          <w:rFonts w:ascii="Consolas" w:hAnsi="Consolas"/>
          <w:sz w:val="14"/>
          <w:lang w:val="en-US"/>
        </w:rPr>
        <w:t>&gt;</w:t>
      </w:r>
    </w:p>
    <w:p w14:paraId="02AF6D1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rack.input</w:t>
      </w:r>
      <w:proofErr w:type="spellEnd"/>
      <w:r w:rsidRPr="00115780">
        <w:rPr>
          <w:rFonts w:ascii="Consolas" w:hAnsi="Consolas"/>
          <w:sz w:val="14"/>
          <w:lang w:val="en-US"/>
        </w:rPr>
        <w:t xml:space="preserve">                                     : #&lt;</w:t>
      </w:r>
      <w:proofErr w:type="spellStart"/>
      <w:r w:rsidRPr="00115780">
        <w:rPr>
          <w:rFonts w:ascii="Consolas" w:hAnsi="Consolas"/>
          <w:sz w:val="14"/>
          <w:lang w:val="en-US"/>
        </w:rPr>
        <w:t>PhusionPassenger</w:t>
      </w:r>
      <w:proofErr w:type="spellEnd"/>
      <w:r w:rsidRPr="00115780">
        <w:rPr>
          <w:rFonts w:ascii="Consolas" w:hAnsi="Consolas"/>
          <w:sz w:val="14"/>
          <w:lang w:val="en-US"/>
        </w:rPr>
        <w:t>:</w:t>
      </w:r>
      <w:proofErr w:type="gramStart"/>
      <w:r w:rsidRPr="00115780">
        <w:rPr>
          <w:rFonts w:ascii="Consolas" w:hAnsi="Consolas"/>
          <w:sz w:val="14"/>
          <w:lang w:val="en-US"/>
        </w:rPr>
        <w:t>:</w:t>
      </w:r>
      <w:proofErr w:type="spellStart"/>
      <w:r w:rsidRPr="00115780">
        <w:rPr>
          <w:rFonts w:ascii="Consolas" w:hAnsi="Consolas"/>
          <w:sz w:val="14"/>
          <w:lang w:val="en-US"/>
        </w:rPr>
        <w:t>Utils</w:t>
      </w:r>
      <w:proofErr w:type="spellEnd"/>
      <w:proofErr w:type="gramEnd"/>
      <w:r w:rsidRPr="00115780">
        <w:rPr>
          <w:rFonts w:ascii="Consolas" w:hAnsi="Consolas"/>
          <w:sz w:val="14"/>
          <w:lang w:val="en-US"/>
        </w:rPr>
        <w:t>::RewindableInput:0x7f05efc4ac10&gt;</w:t>
      </w:r>
    </w:p>
    <w:p w14:paraId="1EF99B7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rack.multiprocess</w:t>
      </w:r>
      <w:proofErr w:type="spellEnd"/>
      <w:r w:rsidRPr="00115780">
        <w:rPr>
          <w:rFonts w:ascii="Consolas" w:hAnsi="Consolas"/>
          <w:sz w:val="14"/>
          <w:lang w:val="en-US"/>
        </w:rPr>
        <w:t xml:space="preserve">                              : true</w:t>
      </w:r>
    </w:p>
    <w:p w14:paraId="68CF263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rack.multithread</w:t>
      </w:r>
      <w:proofErr w:type="spellEnd"/>
      <w:r w:rsidRPr="00115780">
        <w:rPr>
          <w:rFonts w:ascii="Consolas" w:hAnsi="Consolas"/>
          <w:sz w:val="14"/>
          <w:lang w:val="en-US"/>
        </w:rPr>
        <w:t xml:space="preserve">                               : false</w:t>
      </w:r>
    </w:p>
    <w:p w14:paraId="6DF8E2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rack.request.cookie_hash</w:t>
      </w:r>
      <w:proofErr w:type="spellEnd"/>
      <w:r w:rsidRPr="00115780">
        <w:rPr>
          <w:rFonts w:ascii="Consolas" w:hAnsi="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rack.request.cookie_string</w:t>
      </w:r>
      <w:proofErr w:type="spellEnd"/>
      <w:r w:rsidRPr="00115780">
        <w:rPr>
          <w:rFonts w:ascii="Consolas" w:hAnsi="Consolas"/>
          <w:sz w:val="14"/>
          <w:lang w:val="en-US"/>
        </w:rPr>
        <w:t xml:space="preserve">                     : __</w:t>
      </w:r>
      <w:proofErr w:type="spellStart"/>
      <w:r w:rsidRPr="00115780">
        <w:rPr>
          <w:rFonts w:ascii="Consolas" w:hAnsi="Consolas"/>
          <w:sz w:val="14"/>
          <w:lang w:val="en-US"/>
        </w:rPr>
        <w:t>utma</w:t>
      </w:r>
      <w:proofErr w:type="spellEnd"/>
      <w:r w:rsidRPr="00115780">
        <w:rPr>
          <w:rFonts w:ascii="Consolas" w:hAnsi="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rack.request.query_hash</w:t>
      </w:r>
      <w:proofErr w:type="spellEnd"/>
      <w:r w:rsidRPr="00115780">
        <w:rPr>
          <w:rFonts w:ascii="Consolas" w:hAnsi="Consolas"/>
          <w:sz w:val="14"/>
          <w:lang w:val="en-US"/>
        </w:rPr>
        <w:t xml:space="preserve">                        : {}</w:t>
      </w:r>
    </w:p>
    <w:p w14:paraId="547AE9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rack.request.query_string</w:t>
      </w:r>
      <w:proofErr w:type="spellEnd"/>
      <w:r w:rsidRPr="00115780">
        <w:rPr>
          <w:rFonts w:ascii="Consolas" w:hAnsi="Consolas"/>
          <w:sz w:val="14"/>
          <w:lang w:val="en-US"/>
        </w:rPr>
        <w:t xml:space="preserve">                      :</w:t>
      </w:r>
    </w:p>
    <w:p w14:paraId="0A6C95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rack.run_once</w:t>
      </w:r>
      <w:proofErr w:type="spellEnd"/>
      <w:r w:rsidRPr="00115780">
        <w:rPr>
          <w:rFonts w:ascii="Consolas" w:hAnsi="Consolas"/>
          <w:sz w:val="14"/>
          <w:lang w:val="en-US"/>
        </w:rPr>
        <w:t xml:space="preserve">                                  : false</w:t>
      </w:r>
    </w:p>
    <w:p w14:paraId="02BD3F2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rack.session</w:t>
      </w:r>
      <w:proofErr w:type="spellEnd"/>
      <w:r w:rsidRPr="00115780">
        <w:rPr>
          <w:rFonts w:ascii="Consolas" w:hAnsi="Consolas"/>
          <w:sz w:val="14"/>
          <w:lang w:val="en-US"/>
        </w:rPr>
        <w:t xml:space="preserve">                                   :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 "</w:t>
      </w:r>
      <w:proofErr w:type="spellStart"/>
      <w:r w:rsidRPr="00115780">
        <w:rPr>
          <w:rFonts w:ascii="Consolas" w:hAnsi="Consolas"/>
          <w:sz w:val="14"/>
          <w:lang w:val="en-US"/>
        </w:rPr>
        <w:t>session_id</w:t>
      </w:r>
      <w:proofErr w:type="spellEnd"/>
      <w:r w:rsidRPr="00115780">
        <w:rPr>
          <w:rFonts w:ascii="Consolas" w:hAnsi="Consolas"/>
          <w:sz w:val="14"/>
          <w:lang w:val="en-US"/>
        </w:rPr>
        <w:t>"=&gt;"d5343eef18878db41193cc1c7b2a813e",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w:t>
      </w:r>
    </w:p>
    <w:p w14:paraId="312CCA8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rack.session.options</w:t>
      </w:r>
      <w:proofErr w:type="spellEnd"/>
      <w:r w:rsidRPr="00115780">
        <w:rPr>
          <w:rFonts w:ascii="Consolas" w:hAnsi="Consolas"/>
          <w:sz w:val="14"/>
          <w:lang w:val="en-US"/>
        </w:rPr>
        <w:t xml:space="preserve">                           : {:secure=&gt;false, :</w:t>
      </w:r>
      <w:proofErr w:type="spellStart"/>
      <w:r w:rsidRPr="00115780">
        <w:rPr>
          <w:rFonts w:ascii="Consolas" w:hAnsi="Consolas"/>
          <w:sz w:val="14"/>
          <w:lang w:val="en-US"/>
        </w:rPr>
        <w:t>expire_after</w:t>
      </w:r>
      <w:proofErr w:type="spellEnd"/>
      <w:r w:rsidRPr="00115780">
        <w:rPr>
          <w:rFonts w:ascii="Consolas" w:hAnsi="Consolas"/>
          <w:sz w:val="14"/>
          <w:lang w:val="en-US"/>
        </w:rPr>
        <w:t>=&gt;nil, :</w:t>
      </w:r>
      <w:proofErr w:type="spellStart"/>
      <w:r w:rsidRPr="00115780">
        <w:rPr>
          <w:rFonts w:ascii="Consolas" w:hAnsi="Consolas"/>
          <w:sz w:val="14"/>
          <w:lang w:val="en-US"/>
        </w:rPr>
        <w:t>httponly</w:t>
      </w:r>
      <w:proofErr w:type="spellEnd"/>
      <w:r w:rsidRPr="00115780">
        <w:rPr>
          <w:rFonts w:ascii="Consolas" w:hAnsi="Consolas"/>
          <w:sz w:val="14"/>
          <w:lang w:val="en-US"/>
        </w:rPr>
        <w:t>=&gt;true, :domain=&gt;nil, :path=&gt;"/", :id=&gt;"d5343eef18878db41193cc1c7b2a813e"}</w:t>
      </w:r>
    </w:p>
    <w:p w14:paraId="1E61A31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rack.url_scheme</w:t>
      </w:r>
      <w:proofErr w:type="spellEnd"/>
      <w:r w:rsidRPr="00115780">
        <w:rPr>
          <w:rFonts w:ascii="Consolas" w:hAnsi="Consolas"/>
          <w:sz w:val="14"/>
          <w:lang w:val="en-US"/>
        </w:rPr>
        <w:t xml:space="preserve">                                : http</w:t>
      </w:r>
    </w:p>
    <w:p w14:paraId="22B972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rack.version</w:t>
      </w:r>
      <w:proofErr w:type="spellEnd"/>
      <w:r w:rsidRPr="00115780">
        <w:rPr>
          <w:rFonts w:ascii="Consolas" w:hAnsi="Consolas"/>
          <w:sz w:val="14"/>
          <w:lang w:val="en-US"/>
        </w:rPr>
        <w:t xml:space="preserve">                                   : [1, 0]</w:t>
      </w:r>
    </w:p>
    <w:p w14:paraId="3F65DD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warden</w:t>
      </w:r>
      <w:proofErr w:type="gramEnd"/>
      <w:r w:rsidRPr="00115780">
        <w:rPr>
          <w:rFonts w:ascii="Consolas" w:hAnsi="Consolas"/>
          <w:sz w:val="14"/>
          <w:lang w:val="en-US"/>
        </w:rPr>
        <w:t xml:space="preserve">                                         : #&lt;Warden::Proxy:0x7f05efc24b28&gt;</w:t>
      </w:r>
    </w:p>
    <w:p w14:paraId="41F76D3A" w14:textId="77777777" w:rsidR="00B167E3" w:rsidRPr="00115780" w:rsidRDefault="00B167E3" w:rsidP="00B167E3">
      <w:pPr>
        <w:rPr>
          <w:rFonts w:ascii="Consolas" w:hAnsi="Consolas"/>
          <w:sz w:val="14"/>
          <w:lang w:val="en-US"/>
        </w:rPr>
      </w:pPr>
    </w:p>
    <w:p w14:paraId="4C26294E"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Process: 25196</w:t>
      </w:r>
    </w:p>
    <w:p w14:paraId="6F0B6A0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Server :</w:t>
      </w:r>
      <w:proofErr w:type="gramEnd"/>
      <w:r w:rsidRPr="00115780">
        <w:rPr>
          <w:rFonts w:ascii="Consolas" w:hAnsi="Consolas"/>
          <w:sz w:val="14"/>
          <w:lang w:val="en-US"/>
        </w:rPr>
        <w:t xml:space="preserve"> </w:t>
      </w:r>
      <w:proofErr w:type="spellStart"/>
      <w:r w:rsidRPr="00115780">
        <w:rPr>
          <w:rFonts w:ascii="Consolas" w:hAnsi="Consolas"/>
          <w:sz w:val="14"/>
          <w:lang w:val="en-US"/>
        </w:rPr>
        <w:t>lukeshost</w:t>
      </w:r>
      <w:proofErr w:type="spellEnd"/>
    </w:p>
    <w:p w14:paraId="23EE8BF2" w14:textId="77777777" w:rsidR="00B167E3" w:rsidRPr="00115780" w:rsidRDefault="00B167E3" w:rsidP="00B167E3">
      <w:pPr>
        <w:rPr>
          <w:rFonts w:ascii="Consolas" w:hAnsi="Consolas"/>
          <w:sz w:val="14"/>
          <w:lang w:val="en-US"/>
        </w:rPr>
      </w:pPr>
    </w:p>
    <w:p w14:paraId="117B85D4"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4AC9D15C" w14:textId="77777777" w:rsidR="00B167E3" w:rsidRPr="00115780" w:rsidRDefault="00B167E3" w:rsidP="00B167E3">
      <w:pPr>
        <w:rPr>
          <w:rFonts w:ascii="Consolas" w:hAnsi="Consolas"/>
          <w:sz w:val="14"/>
          <w:lang w:val="en-US"/>
        </w:rPr>
      </w:pPr>
      <w:proofErr w:type="spellStart"/>
      <w:r w:rsidRPr="00115780">
        <w:rPr>
          <w:rFonts w:ascii="Consolas" w:hAnsi="Consolas"/>
          <w:sz w:val="14"/>
          <w:lang w:val="en-US"/>
        </w:rPr>
        <w:t>Backtrace</w:t>
      </w:r>
      <w:proofErr w:type="spellEnd"/>
      <w:r w:rsidRPr="00115780">
        <w:rPr>
          <w:rFonts w:ascii="Consolas" w:hAnsi="Consolas"/>
          <w:sz w:val="14"/>
          <w:lang w:val="en-US"/>
        </w:rPr>
        <w:t>:</w:t>
      </w:r>
    </w:p>
    <w:p w14:paraId="3B718AD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0DE93554" w14:textId="77777777" w:rsidR="00B167E3" w:rsidRPr="00115780" w:rsidRDefault="00B167E3" w:rsidP="00B167E3">
      <w:pPr>
        <w:rPr>
          <w:rFonts w:ascii="Consolas" w:hAnsi="Consolas"/>
          <w:sz w:val="14"/>
          <w:lang w:val="en-US"/>
        </w:rPr>
      </w:pPr>
    </w:p>
    <w:p w14:paraId="46AF805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55DBD64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/metal/implicit_render.rb:4:in `</w:t>
      </w:r>
      <w:proofErr w:type="spellStart"/>
      <w:r w:rsidRPr="00115780">
        <w:rPr>
          <w:rFonts w:ascii="Consolas" w:hAnsi="Consolas"/>
          <w:sz w:val="14"/>
          <w:lang w:val="en-US"/>
        </w:rPr>
        <w:t>send_action</w:t>
      </w:r>
      <w:proofErr w:type="spellEnd"/>
      <w:r w:rsidRPr="00115780">
        <w:rPr>
          <w:rFonts w:ascii="Consolas" w:hAnsi="Consolas"/>
          <w:sz w:val="14"/>
          <w:lang w:val="en-US"/>
        </w:rPr>
        <w:t>'</w:t>
      </w:r>
    </w:p>
    <w:p w14:paraId="6DB977D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/metal/implicit_render.rb:4:in `</w:t>
      </w:r>
      <w:proofErr w:type="spellStart"/>
      <w:r w:rsidRPr="00115780">
        <w:rPr>
          <w:rFonts w:ascii="Consolas" w:hAnsi="Consolas"/>
          <w:sz w:val="14"/>
          <w:lang w:val="en-US"/>
        </w:rPr>
        <w:t>send_action</w:t>
      </w:r>
      <w:proofErr w:type="spellEnd"/>
      <w:r w:rsidRPr="00115780">
        <w:rPr>
          <w:rFonts w:ascii="Consolas" w:hAnsi="Consolas"/>
          <w:sz w:val="14"/>
          <w:lang w:val="en-US"/>
        </w:rPr>
        <w:t>'</w:t>
      </w:r>
    </w:p>
    <w:p w14:paraId="7F36E5C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/base.rb:150:in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781983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/metal/rendering.rb:11:in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05E2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/callbacks.rb:18:in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68E918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/callbacks.rb:440:in `_run__1115460920__process_action__199225275__callbacks'</w:t>
      </w:r>
    </w:p>
    <w:p w14:paraId="516AF55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/callbacks.rb:409:in `send'</w:t>
      </w:r>
    </w:p>
    <w:p w14:paraId="0F526F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/callbacks.rb:409:in `_</w:t>
      </w:r>
      <w:proofErr w:type="spellStart"/>
      <w:r w:rsidRPr="00115780">
        <w:rPr>
          <w:rFonts w:ascii="Consolas" w:hAnsi="Consolas"/>
          <w:sz w:val="14"/>
          <w:lang w:val="en-US"/>
        </w:rPr>
        <w:t>run_process_action_callbacks</w:t>
      </w:r>
      <w:proofErr w:type="spellEnd"/>
      <w:r w:rsidRPr="00115780">
        <w:rPr>
          <w:rFonts w:ascii="Consolas" w:hAnsi="Consolas"/>
          <w:sz w:val="14"/>
          <w:lang w:val="en-US"/>
        </w:rPr>
        <w:t>'</w:t>
      </w:r>
    </w:p>
    <w:p w14:paraId="6894449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/callbacks.rb:93:in `send'</w:t>
      </w:r>
    </w:p>
    <w:p w14:paraId="1B17A2B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/callbacks.rb:93:in `</w:t>
      </w:r>
      <w:proofErr w:type="spellStart"/>
      <w:r w:rsidRPr="00115780">
        <w:rPr>
          <w:rFonts w:ascii="Consolas" w:hAnsi="Consolas"/>
          <w:sz w:val="14"/>
          <w:lang w:val="en-US"/>
        </w:rPr>
        <w:t>run_callbacks</w:t>
      </w:r>
      <w:proofErr w:type="spellEnd"/>
      <w:r w:rsidRPr="00115780">
        <w:rPr>
          <w:rFonts w:ascii="Consolas" w:hAnsi="Consolas"/>
          <w:sz w:val="14"/>
          <w:lang w:val="en-US"/>
        </w:rPr>
        <w:t>'</w:t>
      </w:r>
    </w:p>
    <w:p w14:paraId="74CAA5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/callbacks.rb:17:in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1D4BF4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/metal/instrumentation.rb:30:in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05FDFA6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/notifications.rb:52:in `instrument'</w:t>
      </w:r>
    </w:p>
    <w:p w14:paraId="7B7B669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/notifications/instrumenter.rb:21:in `instrument'</w:t>
      </w:r>
    </w:p>
    <w:p w14:paraId="481C1C7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/notifications.rb:52:in `instrument'</w:t>
      </w:r>
    </w:p>
    <w:p w14:paraId="797C67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/metal/instrumentation.rb:29:in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3496DAE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/metal/rescue.rb:17:in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1A5830F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/base.rb:119:in `process'</w:t>
      </w:r>
    </w:p>
    <w:p w14:paraId="445B999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/rendering.rb:41:in `process'</w:t>
      </w:r>
    </w:p>
    <w:p w14:paraId="0921487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/metal.rb:138:in `dispatch'</w:t>
      </w:r>
    </w:p>
    <w:p w14:paraId="5CE515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/metal/rack_delegation.rb:14:in `dispatch'</w:t>
      </w:r>
    </w:p>
    <w:p w14:paraId="5B77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/metal.rb:178:in `action'</w:t>
      </w:r>
    </w:p>
    <w:p w14:paraId="1E0A486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/routing/route_set.rb:62:in `call'</w:t>
      </w:r>
    </w:p>
    <w:p w14:paraId="0B89433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/routing/route_set.rb:62:in `dispatch'</w:t>
      </w:r>
    </w:p>
    <w:p w14:paraId="2BE4184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/routing/route_set.rb:27:in `call'</w:t>
      </w:r>
    </w:p>
    <w:p w14:paraId="6884355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lib/rack/mount/route_set.rb:148:in `call'</w:t>
      </w:r>
    </w:p>
    <w:p w14:paraId="32FEDA0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lib/rack/mount/code_generation.rb:93:in `recognize'</w:t>
      </w:r>
    </w:p>
    <w:p w14:paraId="75FF9B8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lib/rack/mount/code_generation.rb:82:in `</w:t>
      </w:r>
      <w:proofErr w:type="spellStart"/>
      <w:r w:rsidRPr="00115780">
        <w:rPr>
          <w:rFonts w:ascii="Consolas" w:hAnsi="Consolas"/>
          <w:sz w:val="14"/>
          <w:lang w:val="en-US"/>
        </w:rPr>
        <w:t>optimized_each</w:t>
      </w:r>
      <w:proofErr w:type="spellEnd"/>
      <w:r w:rsidRPr="00115780">
        <w:rPr>
          <w:rFonts w:ascii="Consolas" w:hAnsi="Consolas"/>
          <w:sz w:val="14"/>
          <w:lang w:val="en-US"/>
        </w:rPr>
        <w:t>'</w:t>
      </w:r>
    </w:p>
    <w:p w14:paraId="69FD96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lib/rack/mount/code_generation.rb:92:in `recognize'</w:t>
      </w:r>
    </w:p>
    <w:p w14:paraId="4094E87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lib/rack/mount/route_set.rb:139:in `call'</w:t>
      </w:r>
    </w:p>
    <w:p w14:paraId="2BA788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/routing/route_set.rb:492:in `call'</w:t>
      </w:r>
    </w:p>
    <w:p w14:paraId="5526E47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r w:rsidRPr="00115780">
        <w:rPr>
          <w:rFonts w:ascii="Consolas" w:hAnsi="Consolas"/>
          <w:sz w:val="14"/>
          <w:lang w:val="en-US"/>
        </w:rPr>
        <w:t>exception_notification</w:t>
      </w:r>
      <w:proofErr w:type="spellEnd"/>
      <w:r w:rsidRPr="00115780">
        <w:rPr>
          <w:rFonts w:ascii="Consolas" w:hAnsi="Consolas"/>
          <w:sz w:val="14"/>
          <w:lang w:val="en-US"/>
        </w:rPr>
        <w:t xml:space="preserve"> (2.4.0) lib/exception_notifier.rb:19</w:t>
      </w:r>
      <w:proofErr w:type="gramStart"/>
      <w:r w:rsidRPr="00115780">
        <w:rPr>
          <w:rFonts w:ascii="Consolas" w:hAnsi="Consolas"/>
          <w:sz w:val="14"/>
          <w:lang w:val="en-US"/>
        </w:rPr>
        <w:t>:in</w:t>
      </w:r>
      <w:proofErr w:type="gramEnd"/>
      <w:r w:rsidRPr="00115780">
        <w:rPr>
          <w:rFonts w:ascii="Consolas" w:hAnsi="Consolas"/>
          <w:sz w:val="14"/>
          <w:lang w:val="en-US"/>
        </w:rPr>
        <w:t xml:space="preserve"> `call'</w:t>
      </w:r>
    </w:p>
    <w:p w14:paraId="5016DE0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lib/warden/manager.rb:35:in `call'</w:t>
      </w:r>
    </w:p>
    <w:p w14:paraId="184F98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lib/warden/manager.rb:34:in `catch'</w:t>
      </w:r>
    </w:p>
    <w:p w14:paraId="408B82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lib/warden/manager.rb:34:in `call'</w:t>
      </w:r>
    </w:p>
    <w:p w14:paraId="4328AC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/middleware/best_standards_support.rb:17:in `call'</w:t>
      </w:r>
    </w:p>
    <w:p w14:paraId="0A65348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/middleware/head.rb:14:in `call'</w:t>
      </w:r>
    </w:p>
    <w:p w14:paraId="679BC1C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lib/rack/methodoverride.rb:24:in `call'</w:t>
      </w:r>
    </w:p>
    <w:p w14:paraId="5D65E0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/middleware/params_parser.rb:21:in `call'</w:t>
      </w:r>
    </w:p>
    <w:p w14:paraId="286B66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/middleware/flash.rb:182:in `call'</w:t>
      </w:r>
    </w:p>
    <w:p w14:paraId="3B3FDE2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/middleware/session/abstract_store.rb:149:in `call'</w:t>
      </w:r>
    </w:p>
    <w:p w14:paraId="1C39692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/middleware/cookies.rb:302:in `call'</w:t>
      </w:r>
    </w:p>
    <w:p w14:paraId="618332B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/query_cache.rb:32:in `call'</w:t>
      </w:r>
    </w:p>
    <w:p w14:paraId="013C750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lib/active_record/connection_adapters/abstract/query_cache.rb:28:in `cache'</w:t>
      </w:r>
    </w:p>
    <w:p w14:paraId="0761BD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/query_cache.rb:12:in `cache'</w:t>
      </w:r>
    </w:p>
    <w:p w14:paraId="4BA4F1F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/query_cache.rb:31:in `call'</w:t>
      </w:r>
    </w:p>
    <w:p w14:paraId="11E3C0A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lib/active_record/connection_adapters/abstract/connection_pool.rb:354:in `call'</w:t>
      </w:r>
    </w:p>
    <w:p w14:paraId="6961902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/middleware/callbacks.rb:46:in `call'</w:t>
      </w:r>
    </w:p>
    <w:p w14:paraId="5EE3A2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/callbacks.rb:415:in `_</w:t>
      </w:r>
      <w:proofErr w:type="spellStart"/>
      <w:r w:rsidRPr="00115780">
        <w:rPr>
          <w:rFonts w:ascii="Consolas" w:hAnsi="Consolas"/>
          <w:sz w:val="14"/>
          <w:lang w:val="en-US"/>
        </w:rPr>
        <w:t>run_call_callbacks</w:t>
      </w:r>
      <w:proofErr w:type="spellEnd"/>
      <w:r w:rsidRPr="00115780">
        <w:rPr>
          <w:rFonts w:ascii="Consolas" w:hAnsi="Consolas"/>
          <w:sz w:val="14"/>
          <w:lang w:val="en-US"/>
        </w:rPr>
        <w:t>'</w:t>
      </w:r>
    </w:p>
    <w:p w14:paraId="5DF0FC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/middleware/callbacks.rb:44:in `call'</w:t>
      </w:r>
    </w:p>
    <w:p w14:paraId="010F1D16"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lib/rack/sendfile.rb:107:in `call'</w:t>
      </w:r>
    </w:p>
    <w:p w14:paraId="3BDB94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/middleware/remote_ip.rb:48:in `call'</w:t>
      </w:r>
    </w:p>
    <w:p w14:paraId="71DE007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/middleware/show_exceptions.rb:47:in `call'</w:t>
      </w:r>
    </w:p>
    <w:p w14:paraId="6CC3EE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lib/rails/rack/logger.rb:13:in `call'</w:t>
      </w:r>
    </w:p>
    <w:p w14:paraId="33B2E2E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lib/rack/runtime.rb:17:in `call'</w:t>
      </w:r>
    </w:p>
    <w:p w14:paraId="70B69C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`call'</w:t>
      </w:r>
    </w:p>
    <w:p w14:paraId="2896B8D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`synchronize'</w:t>
      </w:r>
    </w:p>
    <w:p w14:paraId="393D26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`call'</w:t>
      </w:r>
    </w:p>
    <w:p w14:paraId="79FC0BD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lib/rails/application.rb:168:in `call'</w:t>
      </w:r>
    </w:p>
    <w:p w14:paraId="556023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lib/rails/application.rb:77:in `send'</w:t>
      </w:r>
    </w:p>
    <w:p w14:paraId="642CCC9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lib/rails/application.rb:77:in `</w:t>
      </w:r>
      <w:proofErr w:type="spellStart"/>
      <w:r w:rsidRPr="00115780">
        <w:rPr>
          <w:rFonts w:ascii="Consolas" w:hAnsi="Consolas"/>
          <w:sz w:val="14"/>
          <w:lang w:val="en-US"/>
        </w:rPr>
        <w:t>method_missing</w:t>
      </w:r>
      <w:proofErr w:type="spellEnd"/>
      <w:r w:rsidRPr="00115780">
        <w:rPr>
          <w:rFonts w:ascii="Consolas" w:hAnsi="Consolas"/>
          <w:sz w:val="14"/>
          <w:lang w:val="en-US"/>
        </w:rPr>
        <w:t>'</w:t>
      </w:r>
    </w:p>
    <w:p w14:paraId="25B178C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/rack/request_handler.rb:92:in `</w:t>
      </w:r>
      <w:proofErr w:type="spellStart"/>
      <w:r w:rsidRPr="00115780">
        <w:rPr>
          <w:rFonts w:ascii="Consolas" w:hAnsi="Consolas"/>
          <w:sz w:val="14"/>
          <w:lang w:val="en-US"/>
        </w:rPr>
        <w:t>process_request</w:t>
      </w:r>
      <w:proofErr w:type="spellEnd"/>
      <w:r w:rsidRPr="00115780">
        <w:rPr>
          <w:rFonts w:ascii="Consolas" w:hAnsi="Consolas"/>
          <w:sz w:val="14"/>
          <w:lang w:val="en-US"/>
        </w:rPr>
        <w:t>'</w:t>
      </w:r>
    </w:p>
    <w:p w14:paraId="24740FF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/abstract_request_handler.rb:207:in `</w:t>
      </w:r>
      <w:proofErr w:type="spellStart"/>
      <w:r w:rsidRPr="00115780">
        <w:rPr>
          <w:rFonts w:ascii="Consolas" w:hAnsi="Consolas"/>
          <w:sz w:val="14"/>
          <w:lang w:val="en-US"/>
        </w:rPr>
        <w:t>main_loop</w:t>
      </w:r>
      <w:proofErr w:type="spellEnd"/>
      <w:r w:rsidRPr="00115780">
        <w:rPr>
          <w:rFonts w:ascii="Consolas" w:hAnsi="Consolas"/>
          <w:sz w:val="14"/>
          <w:lang w:val="en-US"/>
        </w:rPr>
        <w:t>'</w:t>
      </w:r>
    </w:p>
    <w:p w14:paraId="13943E4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/rack/application_spawner.rb:120:in `run'</w:t>
      </w:r>
    </w:p>
    <w:p w14:paraId="39253C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/rack/application_spawner.rb:65:in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648247C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/utils.rb:252:in `</w:t>
      </w:r>
      <w:proofErr w:type="spellStart"/>
      <w:r w:rsidRPr="00115780">
        <w:rPr>
          <w:rFonts w:ascii="Consolas" w:hAnsi="Consolas"/>
          <w:sz w:val="14"/>
          <w:lang w:val="en-US"/>
        </w:rPr>
        <w:t>safe_fork</w:t>
      </w:r>
      <w:proofErr w:type="spellEnd"/>
      <w:r w:rsidRPr="00115780">
        <w:rPr>
          <w:rFonts w:ascii="Consolas" w:hAnsi="Consolas"/>
          <w:sz w:val="14"/>
          <w:lang w:val="en-US"/>
        </w:rPr>
        <w:t>'</w:t>
      </w:r>
    </w:p>
    <w:p w14:paraId="7508E81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/rack/application_spawner.rb:58:in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71BDE1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/rack/application_spawner.rb:41:in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1C93F3D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/spawn_manager.rb:150:in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72FE50D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/spawn_manager.rb:278:in `</w:t>
      </w:r>
      <w:proofErr w:type="spellStart"/>
      <w:r w:rsidRPr="00115780">
        <w:rPr>
          <w:rFonts w:ascii="Consolas" w:hAnsi="Consolas"/>
          <w:sz w:val="14"/>
          <w:lang w:val="en-US"/>
        </w:rPr>
        <w:t>handle_spawn_application</w:t>
      </w:r>
      <w:proofErr w:type="spellEnd"/>
      <w:r w:rsidRPr="00115780">
        <w:rPr>
          <w:rFonts w:ascii="Consolas" w:hAnsi="Consolas"/>
          <w:sz w:val="14"/>
          <w:lang w:val="en-US"/>
        </w:rPr>
        <w:t>'</w:t>
      </w:r>
    </w:p>
    <w:p w14:paraId="21709B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/abstract_server.rb:352:in `__send__'</w:t>
      </w:r>
    </w:p>
    <w:p w14:paraId="780C60D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/abstract_server.rb:352:in `</w:t>
      </w:r>
      <w:proofErr w:type="spellStart"/>
      <w:r w:rsidRPr="00115780">
        <w:rPr>
          <w:rFonts w:ascii="Consolas" w:hAnsi="Consolas"/>
          <w:sz w:val="14"/>
          <w:lang w:val="en-US"/>
        </w:rPr>
        <w:t>main_loop</w:t>
      </w:r>
      <w:proofErr w:type="spellEnd"/>
      <w:r w:rsidRPr="00115780">
        <w:rPr>
          <w:rFonts w:ascii="Consolas" w:hAnsi="Consolas"/>
          <w:sz w:val="14"/>
          <w:lang w:val="en-US"/>
        </w:rPr>
        <w:t>'</w:t>
      </w:r>
    </w:p>
    <w:p w14:paraId="0DEBF2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/abstract_server.rb:196:in `</w:t>
      </w:r>
      <w:proofErr w:type="spellStart"/>
      <w:r w:rsidRPr="00115780">
        <w:rPr>
          <w:rFonts w:ascii="Consolas" w:hAnsi="Consolas"/>
          <w:sz w:val="14"/>
          <w:lang w:val="en-US"/>
        </w:rPr>
        <w:t>start_synchronously</w:t>
      </w:r>
      <w:proofErr w:type="spellEnd"/>
      <w:r w:rsidRPr="00115780">
        <w:rPr>
          <w:rFonts w:ascii="Consolas" w:hAnsi="Consolas"/>
          <w:sz w:val="14"/>
          <w:lang w:val="en-US"/>
        </w:rPr>
        <w:t>'</w:t>
      </w:r>
    </w:p>
    <w:p w14:paraId="029A6DD8" w14:textId="4DD35715" w:rsidR="00581811" w:rsidRPr="00581811" w:rsidRDefault="00B167E3" w:rsidP="00581811">
      <w:r w:rsidRPr="00115780">
        <w:rPr>
          <w:rFonts w:ascii="Consolas" w:hAnsi="Consolas"/>
          <w:sz w:val="14"/>
          <w:lang w:val="en-US"/>
        </w:rPr>
        <w:t xml:space="preserve"> </w:t>
      </w:r>
      <w:r w:rsidRPr="00115780">
        <w:rPr>
          <w:rFonts w:ascii="Consolas" w:hAnsi="Consolas"/>
          <w:sz w:val="14"/>
        </w:rPr>
        <w:t>passenger (2.2.15) bin/passenger-spawn-server:61</w:t>
      </w:r>
    </w:p>
    <w:sectPr w:rsidR="00581811" w:rsidRPr="00581811" w:rsidSect="00115780">
      <w:headerReference w:type="default" r:id="rId58"/>
      <w:footerReference w:type="default" r:id="rId59"/>
      <w:footerReference w:type="firs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06ED1" w14:textId="77777777" w:rsidR="00B632BB" w:rsidRDefault="00B632BB" w:rsidP="008F2373">
      <w:pPr>
        <w:spacing w:after="0"/>
      </w:pPr>
      <w:r>
        <w:separator/>
      </w:r>
    </w:p>
  </w:endnote>
  <w:endnote w:type="continuationSeparator" w:id="0">
    <w:p w14:paraId="137629CC" w14:textId="77777777" w:rsidR="00B632BB" w:rsidRDefault="00B632BB" w:rsidP="008F2373">
      <w:pPr>
        <w:spacing w:after="0"/>
      </w:pPr>
      <w:r>
        <w:continuationSeparator/>
      </w:r>
    </w:p>
  </w:endnote>
  <w:endnote w:type="continuationNotice" w:id="1">
    <w:p w14:paraId="013E6D01" w14:textId="77777777" w:rsidR="00B632BB" w:rsidRDefault="00B632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3B8CE" w14:textId="77777777" w:rsidR="00687459" w:rsidRDefault="00687459">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115780">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15780" w:rsidRPr="00115780">
      <w:rPr>
        <w:b/>
        <w:noProof/>
        <w:lang w:val="de-DE"/>
      </w:rPr>
      <w:t>25</w:t>
    </w:r>
    <w:r>
      <w:rPr>
        <w:b/>
      </w:rPr>
      <w:fldChar w:fldCharType="end"/>
    </w:r>
    <w:r>
      <w:rPr>
        <w:lang w:val="de-DE"/>
      </w:rPr>
      <w:t xml:space="preserve"> von </w:t>
    </w:r>
    <w:fldSimple w:instr="NUMPAGES  \* Arabic  \* MERGEFORMAT">
      <w:r w:rsidR="00115780" w:rsidRPr="00115780">
        <w:rPr>
          <w:b/>
          <w:noProof/>
          <w:lang w:val="de-DE"/>
        </w:rPr>
        <w:t>42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C1635" w14:textId="77777777" w:rsidR="00687459" w:rsidRDefault="00687459" w:rsidP="00C3058C">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115780">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15780" w:rsidRPr="00115780">
      <w:rPr>
        <w:b/>
        <w:noProof/>
        <w:lang w:val="de-DE"/>
      </w:rPr>
      <w:t>34</w:t>
    </w:r>
    <w:r>
      <w:rPr>
        <w:b/>
      </w:rPr>
      <w:fldChar w:fldCharType="end"/>
    </w:r>
    <w:r>
      <w:rPr>
        <w:lang w:val="de-DE"/>
      </w:rPr>
      <w:t xml:space="preserve"> von </w:t>
    </w:r>
    <w:fldSimple w:instr="NUMPAGES  \* Arabic  \* MERGEFORMAT">
      <w:r w:rsidR="00115780" w:rsidRPr="00115780">
        <w:rPr>
          <w:b/>
          <w:noProof/>
          <w:lang w:val="de-DE"/>
        </w:rPr>
        <w:t>42</w:t>
      </w:r>
    </w:fldSimple>
  </w:p>
  <w:p w14:paraId="1C942494" w14:textId="77777777" w:rsidR="00687459" w:rsidRDefault="00687459">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4056D" w14:textId="77777777" w:rsidR="00687459" w:rsidRDefault="00687459">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115780">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15780" w:rsidRPr="00115780">
      <w:rPr>
        <w:b/>
        <w:noProof/>
        <w:lang w:val="de-DE"/>
      </w:rPr>
      <w:t>42</w:t>
    </w:r>
    <w:r>
      <w:rPr>
        <w:b/>
      </w:rPr>
      <w:fldChar w:fldCharType="end"/>
    </w:r>
    <w:r>
      <w:rPr>
        <w:lang w:val="de-DE"/>
      </w:rPr>
      <w:t xml:space="preserve"> von </w:t>
    </w:r>
    <w:r>
      <w:fldChar w:fldCharType="begin"/>
    </w:r>
    <w:r>
      <w:instrText>NUMPAGES  \* Arabic  \* MERGEFORMAT</w:instrText>
    </w:r>
    <w:r>
      <w:fldChar w:fldCharType="separate"/>
    </w:r>
    <w:r w:rsidR="00115780" w:rsidRPr="00115780">
      <w:rPr>
        <w:b/>
        <w:noProof/>
        <w:lang w:val="de-DE"/>
      </w:rPr>
      <w:t>42</w:t>
    </w:r>
    <w:r>
      <w:rPr>
        <w:b/>
        <w:noProof/>
        <w:lang w:val="de-D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EC7C6" w14:textId="77777777" w:rsidR="00687459" w:rsidRDefault="00687459" w:rsidP="00C3058C">
    <w:pPr>
      <w:pStyle w:val="Fuzeile"/>
    </w:pPr>
    <w:r w:rsidRPr="00C3058C">
      <w:rPr>
        <w:lang w:val="en-US"/>
      </w:rPr>
      <w:t>EL, HC, SD, TD, WR</w:t>
    </w:r>
    <w:r w:rsidRPr="00C3058C">
      <w:rPr>
        <w:lang w:val="en-US"/>
      </w:rPr>
      <w:tab/>
    </w:r>
    <w:r>
      <w:fldChar w:fldCharType="begin"/>
    </w:r>
    <w:r>
      <w:instrText xml:space="preserve"> DATE  \@ "d. MMMM yyyy"  \* MERGEFORMAT </w:instrText>
    </w:r>
    <w:r>
      <w:fldChar w:fldCharType="separate"/>
    </w:r>
    <w:r w:rsidR="00115780">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15780" w:rsidRPr="00115780">
      <w:rPr>
        <w:b/>
        <w:noProof/>
        <w:lang w:val="de-DE"/>
      </w:rPr>
      <w:t>35</w:t>
    </w:r>
    <w:r>
      <w:rPr>
        <w:b/>
      </w:rPr>
      <w:fldChar w:fldCharType="end"/>
    </w:r>
    <w:r>
      <w:rPr>
        <w:lang w:val="de-DE"/>
      </w:rPr>
      <w:t xml:space="preserve"> von </w:t>
    </w:r>
    <w:r>
      <w:fldChar w:fldCharType="begin"/>
    </w:r>
    <w:r>
      <w:instrText>NUMPAGES  \* Arabic  \* MERGEFORMAT</w:instrText>
    </w:r>
    <w:r>
      <w:fldChar w:fldCharType="separate"/>
    </w:r>
    <w:r w:rsidR="00115780" w:rsidRPr="00115780">
      <w:rPr>
        <w:b/>
        <w:noProof/>
        <w:lang w:val="de-DE"/>
      </w:rPr>
      <w:t>42</w:t>
    </w:r>
    <w:r>
      <w:rPr>
        <w:b/>
        <w:noProof/>
        <w:lang w:val="de-DE"/>
      </w:rPr>
      <w:fldChar w:fldCharType="end"/>
    </w:r>
  </w:p>
  <w:p w14:paraId="5333A62E" w14:textId="77777777" w:rsidR="00687459" w:rsidRDefault="0068745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B0131" w14:textId="77777777" w:rsidR="00B632BB" w:rsidRDefault="00B632BB" w:rsidP="008F2373">
      <w:pPr>
        <w:spacing w:after="0"/>
      </w:pPr>
      <w:r>
        <w:separator/>
      </w:r>
    </w:p>
  </w:footnote>
  <w:footnote w:type="continuationSeparator" w:id="0">
    <w:p w14:paraId="7910A551" w14:textId="77777777" w:rsidR="00B632BB" w:rsidRDefault="00B632BB" w:rsidP="008F2373">
      <w:pPr>
        <w:spacing w:after="0"/>
      </w:pPr>
      <w:r>
        <w:continuationSeparator/>
      </w:r>
    </w:p>
  </w:footnote>
  <w:footnote w:type="continuationNotice" w:id="1">
    <w:p w14:paraId="2277C95C" w14:textId="77777777" w:rsidR="00B632BB" w:rsidRDefault="00B632B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AD7E" w14:textId="0E7866AC" w:rsidR="00687459" w:rsidRDefault="00687459">
    <w:pPr>
      <w:pStyle w:val="Kopfzeile"/>
    </w:pPr>
    <w:r>
      <w:rPr>
        <w:noProof/>
        <w:lang w:eastAsia="de-CH"/>
      </w:rPr>
      <w:drawing>
        <wp:anchor distT="0" distB="0" distL="114300" distR="114300" simplePos="0" relativeHeight="25166336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C3F5F" w14:textId="232F4A42" w:rsidR="00687459" w:rsidRDefault="00687459" w:rsidP="00C3058C">
    <w:pPr>
      <w:pStyle w:val="Kopfzeile"/>
    </w:pPr>
    <w:r>
      <w:rPr>
        <w:noProof/>
        <w:lang w:eastAsia="de-CH"/>
      </w:rPr>
      <w:drawing>
        <wp:anchor distT="0" distB="0" distL="114300" distR="114300" simplePos="0" relativeHeight="251665408" behindDoc="1" locked="0" layoutInCell="1" allowOverlap="1" wp14:anchorId="6517DF6C" wp14:editId="54255EC9">
          <wp:simplePos x="0" y="0"/>
          <wp:positionH relativeFrom="column">
            <wp:posOffset>5965190</wp:posOffset>
          </wp:positionH>
          <wp:positionV relativeFrom="paragraph">
            <wp:posOffset>-227965</wp:posOffset>
          </wp:positionV>
          <wp:extent cx="967105" cy="378460"/>
          <wp:effectExtent l="0" t="0" r="4445" b="2540"/>
          <wp:wrapThrough wrapText="bothSides">
            <wp:wrapPolygon edited="0">
              <wp:start x="0" y="0"/>
              <wp:lineTo x="0" y="20658"/>
              <wp:lineTo x="21274" y="20658"/>
              <wp:lineTo x="21274" y="0"/>
              <wp:lineTo x="0" y="0"/>
            </wp:wrapPolygon>
          </wp:wrapThrough>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p w14:paraId="3DC76C23" w14:textId="77777777" w:rsidR="00687459" w:rsidRDefault="00687459">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364FA50B" w:rsidR="00687459" w:rsidRDefault="0068745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AD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780"/>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574C"/>
    <w:rsid w:val="00166700"/>
    <w:rsid w:val="0017013D"/>
    <w:rsid w:val="0017150A"/>
    <w:rsid w:val="00172EE4"/>
    <w:rsid w:val="0018005F"/>
    <w:rsid w:val="00182C4D"/>
    <w:rsid w:val="00186419"/>
    <w:rsid w:val="00186DDC"/>
    <w:rsid w:val="00190E19"/>
    <w:rsid w:val="001977B5"/>
    <w:rsid w:val="001A0CD7"/>
    <w:rsid w:val="001A5818"/>
    <w:rsid w:val="001A77AC"/>
    <w:rsid w:val="001B0404"/>
    <w:rsid w:val="001B327F"/>
    <w:rsid w:val="001B46C4"/>
    <w:rsid w:val="001B4B1F"/>
    <w:rsid w:val="001B5153"/>
    <w:rsid w:val="001B5436"/>
    <w:rsid w:val="001C341B"/>
    <w:rsid w:val="001C3EDB"/>
    <w:rsid w:val="001C7F06"/>
    <w:rsid w:val="001D17F5"/>
    <w:rsid w:val="001D1FCF"/>
    <w:rsid w:val="001D2820"/>
    <w:rsid w:val="001D4439"/>
    <w:rsid w:val="001E4200"/>
    <w:rsid w:val="001E456F"/>
    <w:rsid w:val="001E6367"/>
    <w:rsid w:val="001F1125"/>
    <w:rsid w:val="001F2A8C"/>
    <w:rsid w:val="001F4F74"/>
    <w:rsid w:val="001F674A"/>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783C"/>
    <w:rsid w:val="002C261B"/>
    <w:rsid w:val="002C401C"/>
    <w:rsid w:val="002C4F5F"/>
    <w:rsid w:val="002C7058"/>
    <w:rsid w:val="002C7B60"/>
    <w:rsid w:val="002D0B17"/>
    <w:rsid w:val="002D2671"/>
    <w:rsid w:val="002D57FC"/>
    <w:rsid w:val="002D6212"/>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81060"/>
    <w:rsid w:val="00382F1B"/>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14C0"/>
    <w:rsid w:val="0056338D"/>
    <w:rsid w:val="005659C6"/>
    <w:rsid w:val="00574012"/>
    <w:rsid w:val="00574022"/>
    <w:rsid w:val="00575CF9"/>
    <w:rsid w:val="00575FA4"/>
    <w:rsid w:val="00576FA6"/>
    <w:rsid w:val="00577585"/>
    <w:rsid w:val="00581811"/>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D61"/>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459"/>
    <w:rsid w:val="00687603"/>
    <w:rsid w:val="006939B6"/>
    <w:rsid w:val="0069583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500D6"/>
    <w:rsid w:val="0075029B"/>
    <w:rsid w:val="0075083D"/>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A62E8"/>
    <w:rsid w:val="007B442E"/>
    <w:rsid w:val="007C5696"/>
    <w:rsid w:val="007C6851"/>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272C1"/>
    <w:rsid w:val="00835B28"/>
    <w:rsid w:val="008436E7"/>
    <w:rsid w:val="00846243"/>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481D"/>
    <w:rsid w:val="00910F8B"/>
    <w:rsid w:val="00913398"/>
    <w:rsid w:val="009139C9"/>
    <w:rsid w:val="009172FA"/>
    <w:rsid w:val="00920FC2"/>
    <w:rsid w:val="00934864"/>
    <w:rsid w:val="009447F6"/>
    <w:rsid w:val="0094504F"/>
    <w:rsid w:val="009474CB"/>
    <w:rsid w:val="00950FFC"/>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5BC"/>
    <w:rsid w:val="00A777A6"/>
    <w:rsid w:val="00A869B4"/>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331A8"/>
    <w:rsid w:val="00B43B05"/>
    <w:rsid w:val="00B4632C"/>
    <w:rsid w:val="00B52DF1"/>
    <w:rsid w:val="00B56ED2"/>
    <w:rsid w:val="00B574F3"/>
    <w:rsid w:val="00B602BF"/>
    <w:rsid w:val="00B632BB"/>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058C"/>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7EFA"/>
    <w:rsid w:val="00CB0412"/>
    <w:rsid w:val="00CB2E5A"/>
    <w:rsid w:val="00CB72D3"/>
    <w:rsid w:val="00CC0A51"/>
    <w:rsid w:val="00CC0A70"/>
    <w:rsid w:val="00CC184F"/>
    <w:rsid w:val="00CC5A1D"/>
    <w:rsid w:val="00CD37D1"/>
    <w:rsid w:val="00CD42C7"/>
    <w:rsid w:val="00CD7B6F"/>
    <w:rsid w:val="00CE0D6F"/>
    <w:rsid w:val="00CE0F9B"/>
    <w:rsid w:val="00CE2802"/>
    <w:rsid w:val="00CE3D8E"/>
    <w:rsid w:val="00CE533D"/>
    <w:rsid w:val="00CE6477"/>
    <w:rsid w:val="00CF3C24"/>
    <w:rsid w:val="00CF4AB1"/>
    <w:rsid w:val="00CF5045"/>
    <w:rsid w:val="00D13702"/>
    <w:rsid w:val="00D1547B"/>
    <w:rsid w:val="00D15A57"/>
    <w:rsid w:val="00D175B8"/>
    <w:rsid w:val="00D22C20"/>
    <w:rsid w:val="00D2472F"/>
    <w:rsid w:val="00D253A8"/>
    <w:rsid w:val="00D32376"/>
    <w:rsid w:val="00D42204"/>
    <w:rsid w:val="00D46285"/>
    <w:rsid w:val="00D659E6"/>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6CD5"/>
    <w:rsid w:val="00EA6CF0"/>
    <w:rsid w:val="00EB21F4"/>
    <w:rsid w:val="00EB5F60"/>
    <w:rsid w:val="00EB6343"/>
    <w:rsid w:val="00EC275D"/>
    <w:rsid w:val="00EC3CC2"/>
    <w:rsid w:val="00EC5129"/>
    <w:rsid w:val="00EC66D2"/>
    <w:rsid w:val="00EC7B04"/>
    <w:rsid w:val="00ED40DD"/>
    <w:rsid w:val="00ED4600"/>
    <w:rsid w:val="00ED6B7E"/>
    <w:rsid w:val="00EE0103"/>
    <w:rsid w:val="00EE0157"/>
    <w:rsid w:val="00EE268B"/>
    <w:rsid w:val="00EE2AB1"/>
    <w:rsid w:val="00EE2FF1"/>
    <w:rsid w:val="00EE5612"/>
    <w:rsid w:val="00EF1BC9"/>
    <w:rsid w:val="00F20A28"/>
    <w:rsid w:val="00F22D16"/>
    <w:rsid w:val="00F241FA"/>
    <w:rsid w:val="00F264A9"/>
    <w:rsid w:val="00F27055"/>
    <w:rsid w:val="00F356BE"/>
    <w:rsid w:val="00F42E13"/>
    <w:rsid w:val="00F4450F"/>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685E"/>
    <w:rsid w:val="00FD3B4F"/>
    <w:rsid w:val="00FD4719"/>
    <w:rsid w:val="00FD686C"/>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image" Target="media/image36.emf"/><Relationship Id="rId55" Type="http://schemas.openxmlformats.org/officeDocument/2006/relationships/image" Target="media/image41.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3" Type="http://schemas.openxmlformats.org/officeDocument/2006/relationships/image" Target="media/image39.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5.emf"/><Relationship Id="rId57" Type="http://schemas.openxmlformats.org/officeDocument/2006/relationships/hyperlink" Target="http://code.google.com/p/android-active-record/" TargetMode="Externa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emf"/><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footer" Target="footer2.xml"/><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5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84147-D226-4C6F-ADE0-23389908D9DD}">
  <ds:schemaRefs>
    <ds:schemaRef ds:uri="http://schemas.openxmlformats.org/officeDocument/2006/bibliography"/>
  </ds:schemaRefs>
</ds:datastoreItem>
</file>

<file path=customXml/itemProps2.xml><?xml version="1.0" encoding="utf-8"?>
<ds:datastoreItem xmlns:ds="http://schemas.openxmlformats.org/officeDocument/2006/customXml" ds:itemID="{D25E1504-1DF1-4341-AA79-2783B577FDB5}">
  <ds:schemaRefs>
    <ds:schemaRef ds:uri="http://schemas.openxmlformats.org/officeDocument/2006/bibliography"/>
  </ds:schemaRefs>
</ds:datastoreItem>
</file>

<file path=customXml/itemProps3.xml><?xml version="1.0" encoding="utf-8"?>
<ds:datastoreItem xmlns:ds="http://schemas.openxmlformats.org/officeDocument/2006/customXml" ds:itemID="{8BB8D437-8BBA-4BB4-944B-1E16886402C5}">
  <ds:schemaRefs>
    <ds:schemaRef ds:uri="http://schemas.openxmlformats.org/officeDocument/2006/bibliography"/>
  </ds:schemaRefs>
</ds:datastoreItem>
</file>

<file path=customXml/itemProps4.xml><?xml version="1.0" encoding="utf-8"?>
<ds:datastoreItem xmlns:ds="http://schemas.openxmlformats.org/officeDocument/2006/customXml" ds:itemID="{AA6632EF-A929-4258-9E2B-48530DBA7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9373</Words>
  <Characters>59057</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68294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cp:revision>
  <cp:lastPrinted>2011-04-11T21:40:00Z</cp:lastPrinted>
  <dcterms:created xsi:type="dcterms:W3CDTF">2011-03-28T11:58:00Z</dcterms:created>
  <dcterms:modified xsi:type="dcterms:W3CDTF">2011-05-15T13:02:00Z</dcterms:modified>
</cp:coreProperties>
</file>